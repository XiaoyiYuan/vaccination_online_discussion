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F8DD1F" w14:textId="2F779235" w:rsidR="00742185" w:rsidRPr="00142C4A" w:rsidRDefault="00445B55" w:rsidP="006749FC">
      <w:pPr>
        <w:pStyle w:val="Titledocument"/>
        <w:rPr>
          <w:sz w:val="40"/>
          <w:szCs w:val="40"/>
          <w:lang w:eastAsia="zh-CN"/>
          <w14:ligatures w14:val="standard"/>
        </w:rPr>
      </w:pPr>
      <w:r w:rsidRPr="00142C4A">
        <w:rPr>
          <w:sz w:val="40"/>
          <w:szCs w:val="40"/>
          <w:lang w:eastAsia="zh-CN"/>
          <w14:ligatures w14:val="standard"/>
        </w:rPr>
        <w:t xml:space="preserve">Examining </w:t>
      </w:r>
      <w:r w:rsidR="00176F38">
        <w:rPr>
          <w:sz w:val="40"/>
          <w:szCs w:val="40"/>
          <w:lang w:eastAsia="zh-CN"/>
          <w14:ligatures w14:val="standard"/>
        </w:rPr>
        <w:t>O</w:t>
      </w:r>
      <w:r w:rsidRPr="00142C4A">
        <w:rPr>
          <w:sz w:val="40"/>
          <w:szCs w:val="40"/>
          <w:lang w:eastAsia="zh-CN"/>
          <w14:ligatures w14:val="standard"/>
        </w:rPr>
        <w:t xml:space="preserve">nline </w:t>
      </w:r>
      <w:r w:rsidR="00176F38">
        <w:rPr>
          <w:sz w:val="40"/>
          <w:szCs w:val="40"/>
          <w:lang w:eastAsia="zh-CN"/>
          <w14:ligatures w14:val="standard"/>
        </w:rPr>
        <w:t>V</w:t>
      </w:r>
      <w:r w:rsidRPr="00142C4A">
        <w:rPr>
          <w:sz w:val="40"/>
          <w:szCs w:val="40"/>
          <w:lang w:eastAsia="zh-CN"/>
          <w14:ligatures w14:val="standard"/>
        </w:rPr>
        <w:t xml:space="preserve">accination </w:t>
      </w:r>
      <w:r w:rsidR="00176F38">
        <w:rPr>
          <w:sz w:val="40"/>
          <w:szCs w:val="40"/>
          <w:lang w:eastAsia="zh-CN"/>
          <w14:ligatures w14:val="standard"/>
        </w:rPr>
        <w:t>D</w:t>
      </w:r>
      <w:r w:rsidRPr="00142C4A">
        <w:rPr>
          <w:sz w:val="40"/>
          <w:szCs w:val="40"/>
          <w:lang w:eastAsia="zh-CN"/>
          <w14:ligatures w14:val="standard"/>
        </w:rPr>
        <w:t xml:space="preserve">iscussion and </w:t>
      </w:r>
      <w:r w:rsidR="00176F38">
        <w:rPr>
          <w:sz w:val="40"/>
          <w:szCs w:val="40"/>
          <w:lang w:eastAsia="zh-CN"/>
          <w14:ligatures w14:val="standard"/>
        </w:rPr>
        <w:t>C</w:t>
      </w:r>
      <w:r w:rsidRPr="00142C4A">
        <w:rPr>
          <w:sz w:val="40"/>
          <w:szCs w:val="40"/>
          <w:lang w:eastAsia="zh-CN"/>
          <w14:ligatures w14:val="standard"/>
        </w:rPr>
        <w:t>ommunities in Twitter</w:t>
      </w:r>
    </w:p>
    <w:tbl>
      <w:tblPr>
        <w:tblW w:w="10308" w:type="dxa"/>
        <w:tblLayout w:type="fixed"/>
        <w:tblLook w:val="0000" w:firstRow="0" w:lastRow="0" w:firstColumn="0" w:lastColumn="0" w:noHBand="0" w:noVBand="0"/>
      </w:tblPr>
      <w:tblGrid>
        <w:gridCol w:w="4140"/>
        <w:gridCol w:w="1980"/>
        <w:gridCol w:w="4188"/>
      </w:tblGrid>
      <w:tr w:rsidR="009A1D9E" w:rsidRPr="00C51F17" w14:paraId="5C8FE027" w14:textId="77777777" w:rsidTr="00B62A70">
        <w:trPr>
          <w:trHeight w:val="1118"/>
        </w:trPr>
        <w:tc>
          <w:tcPr>
            <w:tcW w:w="4140" w:type="dxa"/>
          </w:tcPr>
          <w:p w14:paraId="28D926B8" w14:textId="099A7427" w:rsidR="009A1D9E" w:rsidRPr="00C51F17" w:rsidRDefault="009A1D9E" w:rsidP="008C26F1">
            <w:pPr>
              <w:pStyle w:val="Titledocument"/>
              <w:rPr>
                <w:sz w:val="20"/>
                <w14:ligatures w14:val="standard"/>
              </w:rPr>
            </w:pPr>
            <w:proofErr w:type="spellStart"/>
            <w:r>
              <w:rPr>
                <w:sz w:val="24"/>
                <w:szCs w:val="24"/>
              </w:rPr>
              <w:t>Xiaoyi</w:t>
            </w:r>
            <w:proofErr w:type="spellEnd"/>
            <w:r>
              <w:rPr>
                <w:sz w:val="24"/>
                <w:szCs w:val="24"/>
              </w:rPr>
              <w:t xml:space="preserve"> Yuan</w:t>
            </w:r>
            <w:r w:rsidRPr="00C51F17">
              <w:rPr>
                <w:sz w:val="20"/>
              </w:rPr>
              <w:br/>
            </w:r>
            <w:r>
              <w:rPr>
                <w:b w:val="0"/>
                <w:sz w:val="20"/>
                <w14:ligatures w14:val="standard"/>
              </w:rPr>
              <w:t>George Mason University</w:t>
            </w:r>
            <w:r w:rsidRPr="00C51F17">
              <w:rPr>
                <w:b w:val="0"/>
                <w:sz w:val="20"/>
                <w14:ligatures w14:val="standard"/>
              </w:rPr>
              <w:br/>
            </w:r>
            <w:r>
              <w:rPr>
                <w:b w:val="0"/>
                <w:sz w:val="20"/>
                <w14:ligatures w14:val="standard"/>
              </w:rPr>
              <w:t>Computational Social Science</w:t>
            </w:r>
            <w:r w:rsidR="00F15BDD">
              <w:rPr>
                <w:b w:val="0"/>
                <w:sz w:val="20"/>
                <w14:ligatures w14:val="standard"/>
              </w:rPr>
              <w:t xml:space="preserve"> Program</w:t>
            </w:r>
            <w:r w:rsidR="00DF6EF8" w:rsidRPr="00C51F17">
              <w:rPr>
                <w:b w:val="0"/>
                <w:sz w:val="20"/>
                <w14:ligatures w14:val="standard"/>
              </w:rPr>
              <w:br/>
            </w:r>
            <w:r w:rsidR="00DF6EF8" w:rsidRPr="00DF6EF8">
              <w:rPr>
                <w:b w:val="0"/>
                <w:sz w:val="20"/>
                <w14:ligatures w14:val="standard"/>
              </w:rPr>
              <w:t>Department of Computational and Data Sciences</w:t>
            </w:r>
            <w:r w:rsidRPr="00C51F17">
              <w:rPr>
                <w:b w:val="0"/>
                <w:sz w:val="20"/>
                <w14:ligatures w14:val="standard"/>
              </w:rPr>
              <w:br/>
            </w:r>
            <w:r>
              <w:rPr>
                <w:b w:val="0"/>
                <w:sz w:val="20"/>
                <w14:ligatures w14:val="standard"/>
              </w:rPr>
              <w:t>Fairfax</w:t>
            </w:r>
            <w:r w:rsidRPr="00C51F17">
              <w:rPr>
                <w:b w:val="0"/>
                <w:sz w:val="20"/>
                <w14:ligatures w14:val="standard"/>
              </w:rPr>
              <w:t xml:space="preserve">, </w:t>
            </w:r>
            <w:r>
              <w:rPr>
                <w:b w:val="0"/>
                <w:sz w:val="20"/>
                <w14:ligatures w14:val="standard"/>
              </w:rPr>
              <w:t>USA</w:t>
            </w:r>
            <w:r w:rsidRPr="00C51F17">
              <w:rPr>
                <w:b w:val="0"/>
                <w:sz w:val="20"/>
                <w14:ligatures w14:val="standard"/>
              </w:rPr>
              <w:br/>
            </w:r>
            <w:r>
              <w:rPr>
                <w:b w:val="0"/>
                <w:sz w:val="20"/>
                <w14:ligatures w14:val="standard"/>
              </w:rPr>
              <w:t>xyuan5@gmu.edu</w:t>
            </w:r>
          </w:p>
        </w:tc>
        <w:tc>
          <w:tcPr>
            <w:tcW w:w="1980" w:type="dxa"/>
          </w:tcPr>
          <w:p w14:paraId="2DAF22C8" w14:textId="77777777" w:rsidR="009A1D9E" w:rsidRPr="00C51F17" w:rsidRDefault="009A1D9E" w:rsidP="008C26F1">
            <w:pPr>
              <w:pStyle w:val="Titledocument"/>
              <w:rPr>
                <w:sz w:val="20"/>
                <w14:ligatures w14:val="standard"/>
              </w:rPr>
            </w:pPr>
          </w:p>
        </w:tc>
        <w:tc>
          <w:tcPr>
            <w:tcW w:w="4188" w:type="dxa"/>
          </w:tcPr>
          <w:p w14:paraId="32D62681" w14:textId="35A1572F" w:rsidR="009A1D9E" w:rsidRPr="00C51F17" w:rsidRDefault="009A1D9E" w:rsidP="008C26F1">
            <w:pPr>
              <w:pStyle w:val="Titledocument"/>
              <w:rPr>
                <w:sz w:val="20"/>
                <w14:ligatures w14:val="standard"/>
              </w:rPr>
            </w:pPr>
            <w:r>
              <w:rPr>
                <w:sz w:val="24"/>
                <w:szCs w:val="24"/>
              </w:rPr>
              <w:t>Andrew</w:t>
            </w:r>
            <w:r w:rsidR="00F36E64">
              <w:rPr>
                <w:sz w:val="24"/>
                <w:szCs w:val="24"/>
              </w:rPr>
              <w:t xml:space="preserve"> T.</w:t>
            </w:r>
            <w:r>
              <w:rPr>
                <w:sz w:val="24"/>
                <w:szCs w:val="24"/>
              </w:rPr>
              <w:t xml:space="preserve"> Crooks</w:t>
            </w:r>
            <w:r w:rsidRPr="00C51F17">
              <w:rPr>
                <w:sz w:val="20"/>
              </w:rPr>
              <w:br/>
            </w:r>
            <w:r>
              <w:rPr>
                <w:b w:val="0"/>
                <w:sz w:val="20"/>
                <w14:ligatures w14:val="standard"/>
              </w:rPr>
              <w:t>George Mason University</w:t>
            </w:r>
            <w:r w:rsidRPr="00C51F17">
              <w:rPr>
                <w:b w:val="0"/>
                <w:sz w:val="20"/>
                <w14:ligatures w14:val="standard"/>
              </w:rPr>
              <w:br/>
            </w:r>
            <w:r w:rsidR="00DF6EF8">
              <w:rPr>
                <w:b w:val="0"/>
                <w:sz w:val="20"/>
                <w14:ligatures w14:val="standard"/>
              </w:rPr>
              <w:t>Computational Social Science Program</w:t>
            </w:r>
            <w:r w:rsidR="00DF6EF8" w:rsidRPr="00C51F17">
              <w:rPr>
                <w:b w:val="0"/>
                <w:sz w:val="20"/>
                <w14:ligatures w14:val="standard"/>
              </w:rPr>
              <w:br/>
            </w:r>
            <w:r w:rsidR="00DF6EF8" w:rsidRPr="00DF6EF8">
              <w:rPr>
                <w:b w:val="0"/>
                <w:sz w:val="20"/>
                <w14:ligatures w14:val="standard"/>
              </w:rPr>
              <w:t>Department of Computational and Data Sciences</w:t>
            </w:r>
            <w:r w:rsidR="00DF6EF8" w:rsidRPr="00C51F17">
              <w:rPr>
                <w:b w:val="0"/>
                <w:sz w:val="20"/>
                <w14:ligatures w14:val="standard"/>
              </w:rPr>
              <w:br/>
            </w:r>
            <w:r>
              <w:rPr>
                <w:b w:val="0"/>
                <w:sz w:val="20"/>
                <w14:ligatures w14:val="standard"/>
              </w:rPr>
              <w:t>Fairfax</w:t>
            </w:r>
            <w:r w:rsidRPr="00C51F17">
              <w:rPr>
                <w:b w:val="0"/>
                <w:sz w:val="20"/>
                <w14:ligatures w14:val="standard"/>
              </w:rPr>
              <w:t xml:space="preserve">, </w:t>
            </w:r>
            <w:r>
              <w:rPr>
                <w:b w:val="0"/>
                <w:sz w:val="20"/>
                <w14:ligatures w14:val="standard"/>
              </w:rPr>
              <w:t>USA</w:t>
            </w:r>
            <w:r w:rsidRPr="00C51F17">
              <w:rPr>
                <w:b w:val="0"/>
                <w:sz w:val="20"/>
                <w14:ligatures w14:val="standard"/>
              </w:rPr>
              <w:br/>
            </w:r>
            <w:r>
              <w:rPr>
                <w:b w:val="0"/>
                <w:sz w:val="20"/>
                <w14:ligatures w14:val="standard"/>
              </w:rPr>
              <w:t>acrooks2@gmu.edu</w:t>
            </w:r>
          </w:p>
        </w:tc>
      </w:tr>
    </w:tbl>
    <w:p w14:paraId="1D152ADB" w14:textId="77777777" w:rsidR="00B03528" w:rsidRPr="00C667FB" w:rsidRDefault="00B03528" w:rsidP="00E64DB7">
      <w:pPr>
        <w:pStyle w:val="AbsHead"/>
        <w:rPr>
          <w:bCs/>
          <w:lang w:val="en-GB" w:eastAsia="ja-JP"/>
          <w14:ligatures w14:val="standard"/>
        </w:rPr>
        <w:sectPr w:rsidR="00B03528" w:rsidRPr="00C667FB" w:rsidSect="00F72876">
          <w:footerReference w:type="even" r:id="rId9"/>
          <w:footerReference w:type="default" r:id="rId10"/>
          <w:endnotePr>
            <w:numFmt w:val="decimal"/>
          </w:endnotePr>
          <w:type w:val="continuous"/>
          <w:pgSz w:w="12240" w:h="15840" w:code="9"/>
          <w:pgMar w:top="1640" w:right="1080" w:bottom="1600" w:left="1080" w:header="1080" w:footer="1080" w:gutter="0"/>
          <w:cols w:space="480"/>
          <w:docGrid w:linePitch="360"/>
        </w:sectPr>
      </w:pPr>
    </w:p>
    <w:p w14:paraId="5019C443" w14:textId="77777777" w:rsidR="00E64DB7" w:rsidRPr="00C667FB" w:rsidRDefault="00E64DB7" w:rsidP="009B6C7E">
      <w:pPr>
        <w:pStyle w:val="AbsHead"/>
        <w:outlineLvl w:val="0"/>
        <w:rPr>
          <w:lang w:eastAsia="ja-JP"/>
          <w14:ligatures w14:val="standard"/>
        </w:rPr>
      </w:pPr>
      <w:r w:rsidRPr="00C667FB">
        <w:rPr>
          <w:bCs/>
          <w:lang w:val="en-GB" w:eastAsia="ja-JP"/>
          <w14:ligatures w14:val="standard"/>
        </w:rPr>
        <w:t>ABSTRACT</w:t>
      </w:r>
    </w:p>
    <w:p w14:paraId="7DCF7F63" w14:textId="3F07199A" w:rsidR="00345894" w:rsidRDefault="00345894" w:rsidP="00345894">
      <w:pPr>
        <w:spacing w:before="20" w:after="120" w:line="240" w:lineRule="auto"/>
        <w:rPr>
          <w:sz w:val="20"/>
          <w14:ligatures w14:val="standard"/>
        </w:rPr>
      </w:pPr>
      <w:r w:rsidRPr="00C667FB">
        <w:rPr>
          <w:sz w:val="20"/>
          <w14:ligatures w14:val="standard"/>
        </w:rPr>
        <w:t xml:space="preserve">Many states in the US allow a “belief exemption” for measles, mumps, and rubella (MMR) vaccines. People’s opinion on whether or not to take the vaccine could have direct consequences in public health— once the vaccine refusal of a group </w:t>
      </w:r>
      <w:r w:rsidR="00396F51">
        <w:rPr>
          <w:sz w:val="20"/>
          <w14:ligatures w14:val="standard"/>
        </w:rPr>
        <w:t>within a</w:t>
      </w:r>
      <w:r w:rsidR="00396F51" w:rsidRPr="00C667FB">
        <w:rPr>
          <w:sz w:val="20"/>
          <w14:ligatures w14:val="standard"/>
        </w:rPr>
        <w:t xml:space="preserve"> </w:t>
      </w:r>
      <w:r w:rsidRPr="00C667FB">
        <w:rPr>
          <w:sz w:val="20"/>
          <w14:ligatures w14:val="standard"/>
        </w:rPr>
        <w:t>population is higher than what herd immunity can tolerate, a disease can transmit fast causing large scale of disease outbreaks. Social media has been one of the dominant communication channels for people to express their opinions of vaccination. Despite governmental organizations’ eff</w:t>
      </w:r>
      <w:r w:rsidR="00F664DA">
        <w:rPr>
          <w:sz w:val="20"/>
          <w14:ligatures w14:val="standard"/>
        </w:rPr>
        <w:t>ort</w:t>
      </w:r>
      <w:r w:rsidRPr="00C667FB">
        <w:rPr>
          <w:sz w:val="20"/>
          <w14:ligatures w14:val="standard"/>
        </w:rPr>
        <w:t xml:space="preserve">s of disseminating information of vaccination benefits, anti-vaccine sentiment is still gaining its momentum, especially on social media. This research investigates the communicative patterns of anti-vaccine and pro-vaccine users </w:t>
      </w:r>
      <w:r w:rsidR="00F664DA">
        <w:rPr>
          <w:sz w:val="20"/>
          <w14:ligatures w14:val="standard"/>
        </w:rPr>
        <w:t>in</w:t>
      </w:r>
      <w:r w:rsidRPr="00C667FB">
        <w:rPr>
          <w:sz w:val="20"/>
          <w14:ligatures w14:val="standard"/>
        </w:rPr>
        <w:t xml:space="preserve"> Twitter by studying the retweet network from 660,892 tweets related to MMR vaccine published by 269,623 users after the 2015 California Disneyland measles outbreak. Using supervised learning, </w:t>
      </w:r>
      <w:r w:rsidRPr="00C667FB">
        <w:rPr>
          <w:rFonts w:hint="eastAsia"/>
          <w:sz w:val="20"/>
          <w14:ligatures w14:val="standard"/>
        </w:rPr>
        <w:t>we</w:t>
      </w:r>
      <w:r w:rsidRPr="00C667FB">
        <w:rPr>
          <w:sz w:val="20"/>
          <w14:ligatures w14:val="standard"/>
        </w:rPr>
        <w:t xml:space="preserve"> classified the users into anti-vaccination, neutral to vaccination, and pro-vaccination groups. Using a combination of opinion groups and retweet network structural community detection, we discovered that pro- and anti-vaccine users retweet predominantly from their own opinion group</w:t>
      </w:r>
      <w:r w:rsidR="00176F38">
        <w:rPr>
          <w:sz w:val="20"/>
          <w14:ligatures w14:val="standard"/>
        </w:rPr>
        <w:t>,</w:t>
      </w:r>
      <w:r w:rsidRPr="00C667FB">
        <w:rPr>
          <w:sz w:val="20"/>
          <w14:ligatures w14:val="standard"/>
        </w:rPr>
        <w:t xml:space="preserve"> while users with neutral opinions are distributed across communities. For most cross-group communication, it was found that pro-vaccination users were retweeting anti-vaccination users than vice-versa. The paper concludes that anti-vaccine </w:t>
      </w:r>
      <w:r w:rsidR="00176F38">
        <w:rPr>
          <w:sz w:val="20"/>
          <w14:ligatures w14:val="standard"/>
        </w:rPr>
        <w:t xml:space="preserve">Twitter </w:t>
      </w:r>
      <w:r w:rsidRPr="00C667FB">
        <w:rPr>
          <w:sz w:val="20"/>
          <w14:ligatures w14:val="standard"/>
        </w:rPr>
        <w:t>users are highly clustered and enclosed communities</w:t>
      </w:r>
      <w:r>
        <w:rPr>
          <w:sz w:val="20"/>
          <w14:ligatures w14:val="standard"/>
        </w:rPr>
        <w:t>,</w:t>
      </w:r>
      <w:r w:rsidRPr="00C667FB">
        <w:rPr>
          <w:sz w:val="20"/>
          <w14:ligatures w14:val="standard"/>
        </w:rPr>
        <w:t xml:space="preserve"> and this makes it difficult for health organizations to penetrate and counter opinionated information. </w:t>
      </w:r>
      <w:r w:rsidR="00AB5B99">
        <w:rPr>
          <w:sz w:val="20"/>
          <w14:ligatures w14:val="standard"/>
        </w:rPr>
        <w:t>W</w:t>
      </w:r>
      <w:r w:rsidRPr="00C667FB">
        <w:rPr>
          <w:sz w:val="20"/>
          <w14:ligatures w14:val="standard"/>
        </w:rPr>
        <w:t xml:space="preserve">e believe that this finding may be useful in developing strategies for health communication </w:t>
      </w:r>
      <w:r w:rsidRPr="00C667FB">
        <w:rPr>
          <w:sz w:val="20"/>
          <w14:ligatures w14:val="standard"/>
        </w:rPr>
        <w:t xml:space="preserve">of vaccination and overcome some the limits of current strategies. </w:t>
      </w:r>
    </w:p>
    <w:p w14:paraId="7F5DC9B7" w14:textId="3D419D4D" w:rsidR="00AB5B99" w:rsidRPr="00C667FB" w:rsidRDefault="00AB5B99" w:rsidP="00345894">
      <w:pPr>
        <w:spacing w:before="20" w:after="120" w:line="240" w:lineRule="auto"/>
        <w:rPr>
          <w:sz w:val="20"/>
          <w14:ligatures w14:val="standard"/>
        </w:rPr>
      </w:pPr>
      <w:r>
        <w:rPr>
          <w:noProof/>
        </w:rPr>
        <mc:AlternateContent>
          <mc:Choice Requires="wps">
            <w:drawing>
              <wp:anchor distT="0" distB="0" distL="114300" distR="114300" simplePos="0" relativeHeight="251676672" behindDoc="0" locked="0" layoutInCell="1" allowOverlap="1" wp14:anchorId="42C2C457" wp14:editId="44F31A38">
                <wp:simplePos x="0" y="0"/>
                <wp:positionH relativeFrom="column">
                  <wp:posOffset>-60960</wp:posOffset>
                </wp:positionH>
                <wp:positionV relativeFrom="paragraph">
                  <wp:posOffset>-152400</wp:posOffset>
                </wp:positionV>
                <wp:extent cx="3060700" cy="109220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060700" cy="1092200"/>
                        </a:xfrm>
                        <a:prstGeom prst="rect">
                          <a:avLst/>
                        </a:prstGeom>
                        <a:solidFill>
                          <a:schemeClr val="lt1"/>
                        </a:solidFill>
                        <a:ln w="6350">
                          <a:noFill/>
                        </a:ln>
                      </wps:spPr>
                      <wps:txbx>
                        <w:txbxContent>
                          <w:p w14:paraId="2FA68426" w14:textId="77777777" w:rsidR="00060C50" w:rsidRPr="003673DC" w:rsidRDefault="00060C50" w:rsidP="00AB5B99">
                            <w:pPr>
                              <w:pStyle w:val="PermissionBlock"/>
                            </w:pPr>
                            <w:bookmarkStart w:id="0" w:name="OLE_LINK8"/>
                            <w:bookmarkStart w:id="1" w:name="OLE_LINK9"/>
                            <w:bookmarkStart w:id="2" w:name="OLE_LINK10"/>
                            <w:bookmarkStart w:id="3" w:name="OLE_LINK11"/>
                            <w:r w:rsidRPr="00106601">
                              <w:t>Permission to make digital or hard copies of part or all of this work for personal or</w:t>
                            </w:r>
                            <w:r>
                              <w:t xml:space="preserve"> </w:t>
                            </w:r>
                            <w:r w:rsidRPr="00106601">
                              <w:t>classroom use is granted without fee provided that copies are not made or distributed</w:t>
                            </w:r>
                            <w:r>
                              <w:t xml:space="preserve"> </w:t>
                            </w:r>
                            <w:r w:rsidRPr="00106601">
                              <w:t>for pro</w:t>
                            </w:r>
                            <w:r>
                              <w:t>fi</w:t>
                            </w:r>
                            <w:r w:rsidRPr="00106601">
                              <w:t>t or commercial advantage and that copies bear this notice and the full citation</w:t>
                            </w:r>
                            <w:r>
                              <w:t xml:space="preserve"> on the fi</w:t>
                            </w:r>
                            <w:r w:rsidRPr="00106601">
                              <w:t>rst page. Copyrights for third-party components of this work must be honored.</w:t>
                            </w:r>
                            <w:r>
                              <w:t xml:space="preserve"> </w:t>
                            </w:r>
                            <w:r w:rsidRPr="00106601">
                              <w:t>For all other uses, contact the owner/author(s).</w:t>
                            </w:r>
                          </w:p>
                          <w:p w14:paraId="22286918" w14:textId="77777777" w:rsidR="00060C50" w:rsidRPr="003673DC" w:rsidRDefault="00060C50" w:rsidP="00AB5B99">
                            <w:pPr>
                              <w:pStyle w:val="PermissionBlock"/>
                            </w:pPr>
                            <w:proofErr w:type="spellStart"/>
                            <w:r w:rsidRPr="003673DC">
                              <w:t>SMSociety</w:t>
                            </w:r>
                            <w:proofErr w:type="spellEnd"/>
                            <w:r w:rsidRPr="003673DC">
                              <w:t>, July 2018, Copenhagen, Denmark</w:t>
                            </w:r>
                          </w:p>
                          <w:p w14:paraId="0354758B" w14:textId="77777777" w:rsidR="00060C50" w:rsidRPr="003673DC" w:rsidRDefault="00060C50" w:rsidP="00AB5B99">
                            <w:pPr>
                              <w:pStyle w:val="PermissionBlock"/>
                            </w:pPr>
                            <w:r w:rsidRPr="003673DC">
                              <w:t>© 2018 Copyright held by the owner/author(s). $15.00. DOI: </w:t>
                            </w:r>
                            <w:bookmarkEnd w:id="0"/>
                            <w:bookmarkEnd w:id="1"/>
                          </w:p>
                          <w:bookmarkEnd w:id="2"/>
                          <w:bookmarkEnd w:id="3"/>
                          <w:p w14:paraId="5A2E1555" w14:textId="77777777" w:rsidR="00060C50" w:rsidRDefault="00060C50" w:rsidP="00AB5B99"/>
                        </w:txbxContent>
                      </wps:txbx>
                      <wps:bodyPr rot="0" spcFirstLastPara="0" vertOverflow="overflow" horzOverflow="overflow" vert="horz" wrap="square" lIns="0" tIns="9144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C2C457" id="_x0000_t202" coordsize="21600,21600" o:spt="202" path="m,l,21600r21600,l21600,xe">
                <v:stroke joinstyle="miter"/>
                <v:path gradientshapeok="t" o:connecttype="rect"/>
              </v:shapetype>
              <v:shape id="Text Box 2" o:spid="_x0000_s1026" type="#_x0000_t202" style="position:absolute;left:0;text-align:left;margin-left:-4.8pt;margin-top:-12pt;width:241pt;height:8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" fillcolor="white [3201]" stroked="f" strokeweight=".5pt">
                <v:textbox inset="0,7.2pt,0,0">
                  <w:txbxContent>
                    <w:p w14:paraId="2FA68426" w14:textId="77777777" w:rsidR="00060C50" w:rsidRPr="003673DC" w:rsidRDefault="00060C50" w:rsidP="00AB5B99">
                      <w:pPr>
                        <w:pStyle w:val="PermissionBlock"/>
                      </w:pPr>
                      <w:bookmarkStart w:id="4" w:name="OLE_LINK8"/>
                      <w:bookmarkStart w:id="5" w:name="OLE_LINK9"/>
                      <w:bookmarkStart w:id="6" w:name="OLE_LINK10"/>
                      <w:bookmarkStart w:id="7" w:name="OLE_LINK11"/>
                      <w:r w:rsidRPr="00106601">
                        <w:t>Permission to make digital or hard copies of part or all of this work for personal or</w:t>
                      </w:r>
                      <w:r>
                        <w:t xml:space="preserve"> </w:t>
                      </w:r>
                      <w:r w:rsidRPr="00106601">
                        <w:t>classroom use is granted without fee provided that copies are not made or distributed</w:t>
                      </w:r>
                      <w:r>
                        <w:t xml:space="preserve"> </w:t>
                      </w:r>
                      <w:r w:rsidRPr="00106601">
                        <w:t>for pro</w:t>
                      </w:r>
                      <w:r>
                        <w:t>fi</w:t>
                      </w:r>
                      <w:r w:rsidRPr="00106601">
                        <w:t>t or commercial advantage and that copies bear this notice and the full citation</w:t>
                      </w:r>
                      <w:r>
                        <w:t xml:space="preserve"> on the fi</w:t>
                      </w:r>
                      <w:r w:rsidRPr="00106601">
                        <w:t>rst page. Copyrights for third-party components of this work must be honored.</w:t>
                      </w:r>
                      <w:r>
                        <w:t xml:space="preserve"> </w:t>
                      </w:r>
                      <w:r w:rsidRPr="00106601">
                        <w:t>For all other uses, contact the owner/author(s).</w:t>
                      </w:r>
                    </w:p>
                    <w:p w14:paraId="22286918" w14:textId="77777777" w:rsidR="00060C50" w:rsidRPr="003673DC" w:rsidRDefault="00060C50" w:rsidP="00AB5B99">
                      <w:pPr>
                        <w:pStyle w:val="PermissionBlock"/>
                      </w:pPr>
                      <w:proofErr w:type="spellStart"/>
                      <w:r w:rsidRPr="003673DC">
                        <w:t>SMSociety</w:t>
                      </w:r>
                      <w:proofErr w:type="spellEnd"/>
                      <w:r w:rsidRPr="003673DC">
                        <w:t>, July 2018, Copenhagen, Denmark</w:t>
                      </w:r>
                    </w:p>
                    <w:p w14:paraId="0354758B" w14:textId="77777777" w:rsidR="00060C50" w:rsidRPr="003673DC" w:rsidRDefault="00060C50" w:rsidP="00AB5B99">
                      <w:pPr>
                        <w:pStyle w:val="PermissionBlock"/>
                      </w:pPr>
                      <w:r w:rsidRPr="003673DC">
                        <w:t>© 2018 Copyright held by the owner/author(s). $15.00. DOI: </w:t>
                      </w:r>
                      <w:bookmarkEnd w:id="4"/>
                      <w:bookmarkEnd w:id="5"/>
                    </w:p>
                    <w:bookmarkEnd w:id="6"/>
                    <w:bookmarkEnd w:id="7"/>
                    <w:p w14:paraId="5A2E1555" w14:textId="77777777" w:rsidR="00060C50" w:rsidRDefault="00060C50" w:rsidP="00AB5B99"/>
                  </w:txbxContent>
                </v:textbox>
                <w10:wrap type="square"/>
              </v:shape>
            </w:pict>
          </mc:Fallback>
        </mc:AlternateContent>
      </w:r>
    </w:p>
    <w:p w14:paraId="7E8D29FB" w14:textId="77777777" w:rsidR="00BB6D68" w:rsidRPr="00C667FB" w:rsidRDefault="00BB6D68" w:rsidP="009B6C7E">
      <w:pPr>
        <w:pStyle w:val="CCSHead"/>
        <w:outlineLvl w:val="0"/>
        <w:rPr>
          <w:lang w:eastAsia="it-IT"/>
          <w14:ligatures w14:val="standard"/>
        </w:rPr>
      </w:pPr>
      <w:r w:rsidRPr="00C667FB">
        <w:rPr>
          <w:lang w:eastAsia="it-IT"/>
          <w14:ligatures w14:val="standard"/>
        </w:rPr>
        <w:t>CCS CONCEPTS</w:t>
      </w:r>
    </w:p>
    <w:p w14:paraId="6826648D" w14:textId="31B6D82A" w:rsidR="00155357" w:rsidRDefault="00FB7340" w:rsidP="00FB7340">
      <w:pPr>
        <w:spacing w:before="60" w:after="60" w:line="240" w:lineRule="auto"/>
        <w:rPr>
          <w:rFonts w:eastAsia="Linux Libertine" w:cs="Linux Libertine"/>
          <w:i/>
          <w:sz w:val="20"/>
          <w:szCs w:val="20"/>
        </w:rPr>
      </w:pPr>
      <w:r w:rsidRPr="00C667FB">
        <w:rPr>
          <w:rFonts w:eastAsia="Linux Libertine" w:cs="Linux Libertine"/>
          <w:color w:val="000000"/>
          <w:sz w:val="20"/>
          <w:szCs w:val="20"/>
        </w:rPr>
        <w:t xml:space="preserve">• </w:t>
      </w:r>
      <w:r w:rsidRPr="00C667FB">
        <w:rPr>
          <w:rFonts w:eastAsia="Linux Libertine" w:cs="Linux Libertine"/>
          <w:b/>
          <w:sz w:val="20"/>
          <w:szCs w:val="20"/>
        </w:rPr>
        <w:t>Human-centered computing</w:t>
      </w:r>
      <w:r w:rsidRPr="00C667FB">
        <w:rPr>
          <w:rFonts w:eastAsia="Linux Libertine" w:cs="Linux Libertine"/>
          <w:color w:val="000000"/>
          <w:sz w:val="20"/>
          <w:szCs w:val="20"/>
        </w:rPr>
        <w:t xml:space="preserve"> → </w:t>
      </w:r>
      <w:r w:rsidRPr="00C667FB">
        <w:rPr>
          <w:rFonts w:eastAsia="Linux Libertine" w:cs="Linux Libertine"/>
          <w:b/>
          <w:sz w:val="20"/>
          <w:szCs w:val="20"/>
        </w:rPr>
        <w:t>social media</w:t>
      </w:r>
      <w:r w:rsidRPr="00C667FB">
        <w:rPr>
          <w:rFonts w:eastAsia="Linux Libertine" w:cs="Linux Libertine"/>
          <w:color w:val="000000"/>
          <w:sz w:val="20"/>
          <w:szCs w:val="20"/>
        </w:rPr>
        <w:t xml:space="preserve"> </w:t>
      </w:r>
      <w:r w:rsidRPr="00C667FB">
        <w:rPr>
          <w:rFonts w:eastAsia="Linux Libertine" w:cs="Linux Libertine"/>
          <w:sz w:val="20"/>
          <w:szCs w:val="20"/>
        </w:rPr>
        <w:t xml:space="preserve">•   </w:t>
      </w:r>
      <w:r w:rsidRPr="00C667FB">
        <w:rPr>
          <w:rFonts w:eastAsia="Linux Libertine" w:cs="Linux Libertine"/>
          <w:b/>
          <w:sz w:val="20"/>
          <w:szCs w:val="20"/>
        </w:rPr>
        <w:t>Human-centered computing</w:t>
      </w:r>
      <w:r w:rsidRPr="00C667FB">
        <w:rPr>
          <w:rFonts w:eastAsia="Linux Libertine" w:cs="Linux Libertine"/>
          <w:sz w:val="20"/>
          <w:szCs w:val="20"/>
        </w:rPr>
        <w:t xml:space="preserve"> → </w:t>
      </w:r>
      <w:r w:rsidRPr="00C667FB">
        <w:rPr>
          <w:rFonts w:eastAsia="Linux Libertine" w:cs="Linux Libertine"/>
          <w:b/>
          <w:sz w:val="20"/>
          <w:szCs w:val="20"/>
        </w:rPr>
        <w:t xml:space="preserve">social network analysis </w:t>
      </w:r>
      <w:r w:rsidRPr="00C667FB">
        <w:rPr>
          <w:rFonts w:eastAsia="Linux Libertine" w:cs="Linux Libertine"/>
          <w:color w:val="000000"/>
          <w:sz w:val="20"/>
          <w:szCs w:val="20"/>
        </w:rPr>
        <w:t xml:space="preserve">• </w:t>
      </w:r>
      <w:r w:rsidRPr="00C667FB">
        <w:rPr>
          <w:rFonts w:eastAsia="Linux Libertine" w:cs="Linux Libertine"/>
          <w:i/>
          <w:sz w:val="20"/>
          <w:szCs w:val="20"/>
        </w:rPr>
        <w:t>Computing methodologies</w:t>
      </w:r>
      <w:r w:rsidRPr="00C667FB">
        <w:rPr>
          <w:rFonts w:eastAsia="Linux Libertine" w:cs="Linux Libertine"/>
          <w:i/>
          <w:color w:val="000000"/>
          <w:sz w:val="20"/>
          <w:szCs w:val="20"/>
        </w:rPr>
        <w:t xml:space="preserve"> → </w:t>
      </w:r>
      <w:r w:rsidRPr="00C667FB">
        <w:rPr>
          <w:rFonts w:eastAsia="Linux Libertine" w:cs="Linux Libertine"/>
          <w:i/>
          <w:sz w:val="20"/>
          <w:szCs w:val="20"/>
        </w:rPr>
        <w:t>supervised learning</w:t>
      </w:r>
    </w:p>
    <w:p w14:paraId="4E8F941B" w14:textId="77777777" w:rsidR="007E5E62" w:rsidRPr="00C667FB" w:rsidRDefault="007E5E62" w:rsidP="00FB7340">
      <w:pPr>
        <w:spacing w:before="60" w:after="60" w:line="240" w:lineRule="auto"/>
        <w:rPr>
          <w:rFonts w:eastAsia="Linux Libertine" w:cs="Linux Libertine"/>
          <w:i/>
          <w:sz w:val="20"/>
          <w:szCs w:val="20"/>
        </w:rPr>
      </w:pPr>
    </w:p>
    <w:p w14:paraId="2CD54B78" w14:textId="77777777" w:rsidR="00BB6D68" w:rsidRPr="00C667FB" w:rsidRDefault="00BB6D68" w:rsidP="009B6C7E">
      <w:pPr>
        <w:pStyle w:val="KeyWordHead"/>
        <w:outlineLvl w:val="0"/>
        <w:rPr>
          <w:lang w:eastAsia="it-IT"/>
          <w14:ligatures w14:val="standard"/>
        </w:rPr>
      </w:pPr>
      <w:r w:rsidRPr="00C667FB">
        <w:rPr>
          <w:lang w:eastAsia="it-IT"/>
          <w14:ligatures w14:val="standard"/>
        </w:rPr>
        <w:t>KEYWORDS</w:t>
      </w:r>
    </w:p>
    <w:p w14:paraId="0DBD08AC" w14:textId="73F47C4C" w:rsidR="00BB6D68" w:rsidRDefault="00DC3CAC" w:rsidP="00BB6D68">
      <w:pPr>
        <w:pStyle w:val="KeyWords"/>
        <w:rPr>
          <w:lang w:eastAsia="it-IT"/>
          <w14:ligatures w14:val="standard"/>
        </w:rPr>
      </w:pPr>
      <w:r w:rsidRPr="00C667FB">
        <w:rPr>
          <w:lang w:eastAsia="it-IT"/>
          <w14:ligatures w14:val="standard"/>
        </w:rPr>
        <w:t>Anti-vaccine</w:t>
      </w:r>
      <w:r w:rsidR="00E5039D" w:rsidRPr="00C667FB">
        <w:rPr>
          <w:lang w:eastAsia="it-IT"/>
          <w14:ligatures w14:val="standard"/>
        </w:rPr>
        <w:t xml:space="preserve"> movement</w:t>
      </w:r>
      <w:r w:rsidR="00D60794" w:rsidRPr="00C667FB">
        <w:rPr>
          <w:lang w:eastAsia="it-IT"/>
          <w14:ligatures w14:val="standard"/>
        </w:rPr>
        <w:t>, Twitter,</w:t>
      </w:r>
      <w:r w:rsidR="001A2AF5" w:rsidRPr="00C667FB">
        <w:rPr>
          <w:lang w:eastAsia="it-IT"/>
          <w14:ligatures w14:val="standard"/>
        </w:rPr>
        <w:t xml:space="preserve"> </w:t>
      </w:r>
      <w:r w:rsidR="00176F38">
        <w:rPr>
          <w:lang w:eastAsia="it-IT"/>
          <w14:ligatures w14:val="standard"/>
        </w:rPr>
        <w:t>s</w:t>
      </w:r>
      <w:r w:rsidR="001A2AF5" w:rsidRPr="00C667FB">
        <w:rPr>
          <w:lang w:eastAsia="it-IT"/>
          <w14:ligatures w14:val="standard"/>
        </w:rPr>
        <w:t>ocial media,</w:t>
      </w:r>
      <w:r w:rsidR="00D60794" w:rsidRPr="00C667FB">
        <w:rPr>
          <w:lang w:eastAsia="it-IT"/>
          <w14:ligatures w14:val="standard"/>
        </w:rPr>
        <w:t xml:space="preserve"> </w:t>
      </w:r>
      <w:r w:rsidR="00176F38">
        <w:rPr>
          <w:lang w:eastAsia="it-IT"/>
          <w14:ligatures w14:val="standard"/>
        </w:rPr>
        <w:t>o</w:t>
      </w:r>
      <w:r w:rsidR="001A2AF5" w:rsidRPr="00C667FB">
        <w:rPr>
          <w:lang w:eastAsia="it-IT"/>
          <w14:ligatures w14:val="standard"/>
        </w:rPr>
        <w:t>pinion</w:t>
      </w:r>
      <w:r w:rsidR="00D60794" w:rsidRPr="00C667FB">
        <w:rPr>
          <w:lang w:eastAsia="it-IT"/>
          <w14:ligatures w14:val="standard"/>
        </w:rPr>
        <w:t xml:space="preserve"> classification</w:t>
      </w:r>
      <w:r w:rsidR="0001381C" w:rsidRPr="00C667FB">
        <w:rPr>
          <w:lang w:eastAsia="it-IT"/>
          <w14:ligatures w14:val="standard"/>
        </w:rPr>
        <w:t xml:space="preserve"> </w:t>
      </w:r>
    </w:p>
    <w:p w14:paraId="630CED6E" w14:textId="77777777" w:rsidR="007E5E62" w:rsidRPr="00AA3F75" w:rsidRDefault="007E5E62" w:rsidP="007E5E62">
      <w:pPr>
        <w:spacing w:before="220" w:line="240" w:lineRule="auto"/>
        <w:rPr>
          <w:b/>
          <w:sz w:val="20"/>
          <w:szCs w:val="20"/>
          <w:lang w:eastAsia="it-IT"/>
          <w14:ligatures w14:val="standard"/>
        </w:rPr>
      </w:pPr>
      <w:r w:rsidRPr="00AA3F75">
        <w:rPr>
          <w:b/>
          <w:sz w:val="20"/>
          <w:szCs w:val="20"/>
          <w14:ligatures w14:val="standard"/>
        </w:rPr>
        <w:t>ACM Reference format:</w:t>
      </w:r>
    </w:p>
    <w:p w14:paraId="01FD6FEE" w14:textId="5A275961" w:rsidR="007E5E62" w:rsidRPr="00AA3F75" w:rsidRDefault="007E5E62" w:rsidP="007E5E62">
      <w:pPr>
        <w:spacing w:line="240" w:lineRule="auto"/>
        <w:jc w:val="left"/>
        <w:rPr>
          <w:sz w:val="20"/>
          <w:szCs w:val="20"/>
          <w14:ligatures w14:val="standard"/>
        </w:rPr>
      </w:pPr>
      <w:r>
        <w:rPr>
          <w:sz w:val="20"/>
          <w:szCs w:val="20"/>
          <w14:ligatures w14:val="standard"/>
        </w:rPr>
        <w:t>Yuan</w:t>
      </w:r>
      <w:r w:rsidRPr="00AA3F75">
        <w:rPr>
          <w:sz w:val="20"/>
          <w:szCs w:val="20"/>
          <w14:ligatures w14:val="standard"/>
        </w:rPr>
        <w:t xml:space="preserve">, </w:t>
      </w:r>
      <w:r>
        <w:rPr>
          <w:sz w:val="20"/>
          <w:szCs w:val="20"/>
          <w14:ligatures w14:val="standard"/>
        </w:rPr>
        <w:t>X.</w:t>
      </w:r>
      <w:r w:rsidRPr="00AA3F75">
        <w:rPr>
          <w:sz w:val="20"/>
          <w:szCs w:val="20"/>
          <w14:ligatures w14:val="standard"/>
        </w:rPr>
        <w:t xml:space="preserve"> &amp; </w:t>
      </w:r>
      <w:r>
        <w:rPr>
          <w:sz w:val="20"/>
          <w:szCs w:val="20"/>
          <w14:ligatures w14:val="standard"/>
        </w:rPr>
        <w:t>Crooks</w:t>
      </w:r>
      <w:r w:rsidRPr="00AA3F75">
        <w:rPr>
          <w:sz w:val="20"/>
          <w:szCs w:val="20"/>
          <w14:ligatures w14:val="standard"/>
        </w:rPr>
        <w:t>,</w:t>
      </w:r>
      <w:r>
        <w:rPr>
          <w:sz w:val="20"/>
          <w:szCs w:val="20"/>
          <w14:ligatures w14:val="standard"/>
        </w:rPr>
        <w:t xml:space="preserve"> A</w:t>
      </w:r>
      <w:r w:rsidRPr="00AA3F75">
        <w:rPr>
          <w:sz w:val="20"/>
          <w:szCs w:val="20"/>
          <w14:ligatures w14:val="standard"/>
        </w:rPr>
        <w:t>.</w:t>
      </w:r>
      <w:r w:rsidR="00F36E64">
        <w:rPr>
          <w:sz w:val="20"/>
          <w:szCs w:val="20"/>
          <w14:ligatures w14:val="standard"/>
        </w:rPr>
        <w:t>T.</w:t>
      </w:r>
      <w:r w:rsidRPr="00AA3F75">
        <w:rPr>
          <w:sz w:val="20"/>
          <w:szCs w:val="20"/>
          <w14:ligatures w14:val="standard"/>
        </w:rPr>
        <w:t xml:space="preserve"> </w:t>
      </w:r>
      <w:r>
        <w:rPr>
          <w:sz w:val="20"/>
          <w:szCs w:val="20"/>
          <w14:ligatures w14:val="standard"/>
        </w:rPr>
        <w:t>2018. Examining Online Vaccination Discussion and Communities in Twitter</w:t>
      </w:r>
      <w:r w:rsidRPr="00AA3F75">
        <w:rPr>
          <w:sz w:val="20"/>
          <w:szCs w:val="20"/>
          <w14:ligatures w14:val="standard"/>
        </w:rPr>
        <w:t xml:space="preserve">. In Proceedings of the </w:t>
      </w:r>
      <w:r w:rsidRPr="00AA3F75">
        <w:rPr>
          <w:i/>
          <w:sz w:val="20"/>
          <w:szCs w:val="20"/>
          <w14:ligatures w14:val="standard"/>
        </w:rPr>
        <w:t>International Conference on Social Media &amp; Society</w:t>
      </w:r>
      <w:r w:rsidRPr="00AA3F75">
        <w:rPr>
          <w:sz w:val="20"/>
          <w:szCs w:val="20"/>
          <w14:ligatures w14:val="standard"/>
        </w:rPr>
        <w:t>, Copenhagen, Denmark (</w:t>
      </w:r>
      <w:proofErr w:type="spellStart"/>
      <w:r w:rsidRPr="00AA3F75">
        <w:rPr>
          <w:sz w:val="20"/>
          <w:szCs w:val="20"/>
          <w14:ligatures w14:val="standard"/>
        </w:rPr>
        <w:t>SMSociety</w:t>
      </w:r>
      <w:proofErr w:type="spellEnd"/>
      <w:r w:rsidRPr="00AA3F75">
        <w:rPr>
          <w:sz w:val="20"/>
          <w:szCs w:val="20"/>
          <w14:ligatures w14:val="standard"/>
        </w:rPr>
        <w:t>).</w:t>
      </w:r>
    </w:p>
    <w:p w14:paraId="2E03CE45" w14:textId="1EFD9731" w:rsidR="007E5E62" w:rsidRDefault="007E5E62" w:rsidP="00702252">
      <w:pPr>
        <w:spacing w:line="240" w:lineRule="auto"/>
        <w:jc w:val="left"/>
        <w:rPr>
          <w:sz w:val="20"/>
          <w:szCs w:val="20"/>
          <w14:ligatures w14:val="standard"/>
        </w:rPr>
      </w:pPr>
      <w:r w:rsidRPr="00AA3F75">
        <w:rPr>
          <w:sz w:val="20"/>
          <w:szCs w:val="20"/>
          <w14:ligatures w14:val="standard"/>
        </w:rPr>
        <w:t xml:space="preserve">DOI: </w:t>
      </w:r>
    </w:p>
    <w:p w14:paraId="019DFB69" w14:textId="77777777" w:rsidR="005B3C6F" w:rsidRDefault="005B3C6F" w:rsidP="00702252">
      <w:pPr>
        <w:spacing w:line="240" w:lineRule="auto"/>
        <w:jc w:val="left"/>
        <w:rPr>
          <w:sz w:val="20"/>
          <w:szCs w:val="20"/>
          <w14:ligatures w14:val="standard"/>
        </w:rPr>
      </w:pPr>
    </w:p>
    <w:p w14:paraId="7348B9C5" w14:textId="77777777" w:rsidR="00702252" w:rsidRPr="00702252" w:rsidRDefault="00702252" w:rsidP="00702252">
      <w:pPr>
        <w:spacing w:line="240" w:lineRule="auto"/>
        <w:jc w:val="left"/>
        <w:rPr>
          <w:sz w:val="20"/>
          <w:szCs w:val="20"/>
          <w14:ligatures w14:val="standard"/>
        </w:rPr>
      </w:pPr>
    </w:p>
    <w:p w14:paraId="1C246952" w14:textId="5A3CBF61" w:rsidR="00040AE8" w:rsidRPr="00C667FB" w:rsidRDefault="00614A8A" w:rsidP="00997ED7">
      <w:pPr>
        <w:pStyle w:val="Head1"/>
      </w:pPr>
      <w:r w:rsidRPr="00C667FB">
        <w:t>1</w:t>
      </w:r>
      <w:r w:rsidR="00FF1AC1" w:rsidRPr="00C667FB">
        <w:rPr>
          <w:szCs w:val="22"/>
        </w:rPr>
        <w:t> </w:t>
      </w:r>
      <w:r w:rsidR="00DF2AA0" w:rsidRPr="00C667FB">
        <w:t>INTRODUCTION</w:t>
      </w:r>
    </w:p>
    <w:p w14:paraId="20E16760" w14:textId="1F7AB8E7" w:rsidR="004446F2" w:rsidRPr="00C667FB" w:rsidRDefault="004446F2" w:rsidP="00B803D3">
      <w:pPr>
        <w:pStyle w:val="Para"/>
        <w:ind w:firstLine="0"/>
      </w:pPr>
      <w:r w:rsidRPr="00C667FB">
        <w:t>Measles is a highly contagious disease and before the widespread coverage of measles vaccinations in the 1980s, it had caused an estimated 2.6 million deaths. Immunization is often considered to be the most successful medical intervention with significant reduction in morbidity and mortal</w:t>
      </w:r>
      <w:r w:rsidR="004F6E37">
        <w:t>ity from infectious diseases [13</w:t>
      </w:r>
      <w:r w:rsidRPr="00C667FB">
        <w:t>]. However, in some developed countries, measles, mumps, and rubella (MMR) vaccine refusal rate is becoming higher</w:t>
      </w:r>
      <w:r w:rsidR="00FF3D16">
        <w:t>.</w:t>
      </w:r>
      <w:r w:rsidRPr="00C667FB">
        <w:t xml:space="preserve"> </w:t>
      </w:r>
      <w:r w:rsidR="00FF3D16">
        <w:t>M</w:t>
      </w:r>
      <w:r w:rsidRPr="00C667FB">
        <w:t>easles outbreaks happen</w:t>
      </w:r>
      <w:r>
        <w:t xml:space="preserve"> </w:t>
      </w:r>
      <w:r w:rsidRPr="00C667FB">
        <w:t>each year even though the majority of the population have easy access to the vaccination. Parents who refuse to vaccinate their children are often skeptical about the safety of the MMR vaccine and consider mandatory vacc</w:t>
      </w:r>
      <w:r>
        <w:t>inations as</w:t>
      </w:r>
      <w:r w:rsidRPr="00C667FB">
        <w:t xml:space="preserve"> violations of personal freedom of choice. One common argument </w:t>
      </w:r>
      <w:r w:rsidR="00FF3D16">
        <w:t xml:space="preserve">against vaccination </w:t>
      </w:r>
      <w:r w:rsidRPr="00C667FB">
        <w:t xml:space="preserve">is the linkage between MMR vaccine and autism, which originates from Andrew Wakefield’s well-known </w:t>
      </w:r>
      <w:r>
        <w:t>research published</w:t>
      </w:r>
      <w:r w:rsidRPr="00C667FB">
        <w:t xml:space="preserve"> in Lancet claiming the correlation betwee</w:t>
      </w:r>
      <w:r w:rsidR="004F6E37">
        <w:t xml:space="preserve">n the MMR vaccine and </w:t>
      </w:r>
      <w:r w:rsidR="004F6E37">
        <w:lastRenderedPageBreak/>
        <w:t>autism [34</w:t>
      </w:r>
      <w:r w:rsidRPr="00C667FB">
        <w:t>]. Rather than the fear of those risks, some parents believe in homeopathy, seeing health as evidence of human body’s natural and automatic efforts of heal itself, in contrast of the common belief that health is</w:t>
      </w:r>
      <w:r>
        <w:t xml:space="preserve"> the</w:t>
      </w:r>
      <w:r w:rsidR="004F6E37">
        <w:t xml:space="preserve"> absence of disease [11, 18</w:t>
      </w:r>
      <w:r w:rsidRPr="00C667FB">
        <w:t>]. For such people, vaccination resistance may be less about refusal but a</w:t>
      </w:r>
      <w:r w:rsidR="00FF3D16">
        <w:t>bout</w:t>
      </w:r>
      <w:r w:rsidRPr="00C667FB">
        <w:t xml:space="preserve"> choice, which is a fundamentally different way of understanding health and diseases.</w:t>
      </w:r>
    </w:p>
    <w:p w14:paraId="05F554F2" w14:textId="0B07CDA8" w:rsidR="00FB7340" w:rsidRPr="00C667FB" w:rsidRDefault="00FB7340" w:rsidP="001532AA">
      <w:pPr>
        <w:pStyle w:val="Para"/>
        <w:rPr>
          <w:rFonts w:eastAsia="Linux Libertine" w:cs="Linux Libertine"/>
          <w:szCs w:val="20"/>
        </w:rPr>
      </w:pPr>
      <w:r w:rsidRPr="00C667FB">
        <w:t xml:space="preserve">Policy wise, some states </w:t>
      </w:r>
      <w:r w:rsidR="005A13D7" w:rsidRPr="00C667FB">
        <w:t xml:space="preserve">in the US </w:t>
      </w:r>
      <w:r w:rsidRPr="00C667FB">
        <w:t xml:space="preserve">allow </w:t>
      </w:r>
      <w:r w:rsidR="00CD4584" w:rsidRPr="00C667FB">
        <w:t xml:space="preserve">for </w:t>
      </w:r>
      <w:r w:rsidRPr="00C667FB">
        <w:t>medical and/or non-medical exempt</w:t>
      </w:r>
      <w:r w:rsidR="00CD4584" w:rsidRPr="00C667FB">
        <w:t>ions</w:t>
      </w:r>
      <w:r w:rsidRPr="00C667FB">
        <w:t xml:space="preserve"> (</w:t>
      </w:r>
      <w:r w:rsidR="00CD4584" w:rsidRPr="00C667FB">
        <w:t>i.e.</w:t>
      </w:r>
      <w:r w:rsidR="00FF3D16">
        <w:t>,</w:t>
      </w:r>
      <w:r w:rsidR="00CD4584" w:rsidRPr="00C667FB">
        <w:t xml:space="preserve"> for </w:t>
      </w:r>
      <w:r w:rsidRPr="00C667FB">
        <w:t xml:space="preserve">religious and philosophical </w:t>
      </w:r>
      <w:r w:rsidR="00CD4584" w:rsidRPr="00C667FB">
        <w:t>reasons</w:t>
      </w:r>
      <w:r w:rsidRPr="00C667FB">
        <w:t xml:space="preserve">). </w:t>
      </w:r>
      <w:r w:rsidR="00CD4584" w:rsidRPr="00C667FB">
        <w:t>The</w:t>
      </w:r>
      <w:r w:rsidRPr="00C667FB">
        <w:t xml:space="preserve"> National Vaccine Information Center</w:t>
      </w:r>
      <w:r w:rsidR="003454E6" w:rsidRPr="00C667FB">
        <w:t xml:space="preserve">, </w:t>
      </w:r>
      <w:r w:rsidR="00CD4584" w:rsidRPr="00C667FB">
        <w:t xml:space="preserve">lists </w:t>
      </w:r>
      <w:r w:rsidRPr="00C667FB">
        <w:t>17 s</w:t>
      </w:r>
      <w:r w:rsidR="008E6151" w:rsidRPr="00C667FB">
        <w:t xml:space="preserve">tates </w:t>
      </w:r>
      <w:r w:rsidR="00CD4584" w:rsidRPr="00C667FB">
        <w:t xml:space="preserve">having </w:t>
      </w:r>
      <w:r w:rsidR="008E6151" w:rsidRPr="00C667FB">
        <w:t>philosophical exemptions</w:t>
      </w:r>
      <w:r w:rsidRPr="00C667FB">
        <w:t xml:space="preserve"> in 2017, such as Minnesota </w:t>
      </w:r>
      <w:r w:rsidR="00E31DF7" w:rsidRPr="00C667FB">
        <w:t xml:space="preserve">which allows exemptions </w:t>
      </w:r>
      <w:r w:rsidRPr="00C667FB">
        <w:t>based on “conscientiously held beliefs of the parent or guardian”</w:t>
      </w:r>
      <w:r w:rsidR="00310AD9" w:rsidRPr="00C667FB">
        <w:t xml:space="preserve"> </w:t>
      </w:r>
      <w:r w:rsidR="004F6E37">
        <w:t>[29-30</w:t>
      </w:r>
      <w:r w:rsidR="00310AD9" w:rsidRPr="00C667FB">
        <w:t>]</w:t>
      </w:r>
      <w:r w:rsidRPr="00C667FB">
        <w:t>. Governmental and</w:t>
      </w:r>
      <w:r w:rsidRPr="00C667FB">
        <w:rPr>
          <w:rFonts w:ascii="Times New Roman" w:eastAsia="Times New Roman" w:hAnsi="Times New Roman" w:cs="Times New Roman"/>
          <w:szCs w:val="20"/>
        </w:rPr>
        <w:t xml:space="preserve"> intergovernmental institutions such as </w:t>
      </w:r>
      <w:r w:rsidRPr="00C667FB">
        <w:t>Centers for Disease Control and Prevention (CDC) in the US and the Wor</w:t>
      </w:r>
      <w:r w:rsidR="00504CF6" w:rsidRPr="00C667FB">
        <w:t>ld Health Organization (WHO) have</w:t>
      </w:r>
      <w:r w:rsidRPr="00C667FB">
        <w:t xml:space="preserve"> made efforts to propagate information </w:t>
      </w:r>
      <w:r w:rsidR="00FF3D16">
        <w:t xml:space="preserve">regarding </w:t>
      </w:r>
      <w:r w:rsidRPr="00C667FB">
        <w:t>the benefits of MMR vaccine for minimizing personal risk of measles infection and for minimizing the social risk of measles outbreaks. For health communication strategists, social media is considered to be a communication channel with advantages over traditional mass media for its possibility of reaching out a bigger audience and smaller communities</w:t>
      </w:r>
      <w:r w:rsidR="00E31DF7" w:rsidRPr="00C667FB">
        <w:t xml:space="preserve"> </w:t>
      </w:r>
      <w:r w:rsidR="00923F19" w:rsidRPr="00C667FB">
        <w:t>(</w:t>
      </w:r>
      <w:r w:rsidR="00E31DF7" w:rsidRPr="00C667FB">
        <w:t>as will be discussed in Section 2</w:t>
      </w:r>
      <w:r w:rsidR="00923F19" w:rsidRPr="00C667FB">
        <w:t>)</w:t>
      </w:r>
      <w:r w:rsidRPr="00C667FB">
        <w:t>. For instance, the WHO published the Global Vaccination Action Plan for 2011-2020</w:t>
      </w:r>
      <w:r w:rsidR="006B19A5" w:rsidRPr="00C667FB">
        <w:t>, which</w:t>
      </w:r>
      <w:r w:rsidRPr="00C667FB">
        <w:t xml:space="preserve"> emphasizes that social media should be taken advantage of to build trust with the public</w:t>
      </w:r>
      <w:r w:rsidR="004F6E37">
        <w:t xml:space="preserve"> [36</w:t>
      </w:r>
      <w:r w:rsidR="00A930EF" w:rsidRPr="00C667FB">
        <w:t>]</w:t>
      </w:r>
      <w:r w:rsidR="00023889" w:rsidRPr="00C667FB">
        <w:t>.</w:t>
      </w:r>
    </w:p>
    <w:p w14:paraId="2FC87D90" w14:textId="2DAF5DF8" w:rsidR="00FB7340" w:rsidRPr="00C667FB" w:rsidRDefault="00E31DF7" w:rsidP="001532AA">
      <w:pPr>
        <w:pStyle w:val="Para"/>
      </w:pPr>
      <w:r w:rsidRPr="00C667FB">
        <w:t>In this paper we use</w:t>
      </w:r>
      <w:r w:rsidR="00FB7340" w:rsidRPr="00C667FB">
        <w:t xml:space="preserve"> </w:t>
      </w:r>
      <w:r w:rsidR="00937C5E" w:rsidRPr="00C667FB">
        <w:t xml:space="preserve">Twitter </w:t>
      </w:r>
      <w:r w:rsidR="00FB7340" w:rsidRPr="00C667FB">
        <w:t>data collected by keywords related to vaccination after the measles outbreak in California Disneyland in 2015. This event stirred a high-volume of discussion on MMR vaccine online and prompted California to change state legislation from allowing medical, philosophical, religious exempt</w:t>
      </w:r>
      <w:r w:rsidR="00244D72">
        <w:t>ions</w:t>
      </w:r>
      <w:r w:rsidR="00FB7340" w:rsidRPr="00C667FB">
        <w:t xml:space="preserve"> to only allowing medical exempt</w:t>
      </w:r>
      <w:r w:rsidR="00217B4B" w:rsidRPr="00C667FB">
        <w:t>ion</w:t>
      </w:r>
      <w:r w:rsidR="00FB7340" w:rsidRPr="00C667FB">
        <w:t>s. Thus, it provides us</w:t>
      </w:r>
      <w:r w:rsidR="00BD138E" w:rsidRPr="00C667FB">
        <w:t xml:space="preserve"> with</w:t>
      </w:r>
      <w:r w:rsidR="00FB7340" w:rsidRPr="00C667FB">
        <w:t xml:space="preserve"> a valuable opportunity to understand the narrative and online communicative patterns in regard to vaccination.</w:t>
      </w:r>
    </w:p>
    <w:p w14:paraId="3985D940" w14:textId="289314AB" w:rsidR="00FB7340" w:rsidRPr="00C667FB" w:rsidRDefault="00FB7340" w:rsidP="001532AA">
      <w:pPr>
        <w:pStyle w:val="Para"/>
      </w:pPr>
      <w:r w:rsidRPr="00C667FB">
        <w:t xml:space="preserve">The </w:t>
      </w:r>
      <w:r w:rsidR="00E31DF7" w:rsidRPr="00C667FB">
        <w:t xml:space="preserve">three main research </w:t>
      </w:r>
      <w:r w:rsidRPr="00C667FB">
        <w:t>contributions in this paper are as follows:</w:t>
      </w:r>
    </w:p>
    <w:p w14:paraId="5EEC4138" w14:textId="247D3C54" w:rsidR="00FB7340" w:rsidRPr="00C667FB" w:rsidRDefault="00857852" w:rsidP="001532AA">
      <w:pPr>
        <w:pStyle w:val="Para"/>
      </w:pPr>
      <w:r w:rsidRPr="00C667FB">
        <w:t>(1) We</w:t>
      </w:r>
      <w:r w:rsidR="00FB7340" w:rsidRPr="00C667FB">
        <w:t xml:space="preserve"> automate the identification of tweets with anti-vaccine, pro-vaccine, or neutral opinions to vaccine using supervised machine learning algorithms. </w:t>
      </w:r>
      <w:r w:rsidR="00BA2D53" w:rsidRPr="00C667FB">
        <w:t>By doing so, i</w:t>
      </w:r>
      <w:r w:rsidR="00FB7340" w:rsidRPr="00C667FB">
        <w:t xml:space="preserve">t facilitates large scale data analysis, </w:t>
      </w:r>
      <w:r w:rsidR="003B126D">
        <w:t>which is</w:t>
      </w:r>
      <w:r w:rsidR="00FB7340" w:rsidRPr="00C667FB">
        <w:t xml:space="preserve"> complementary to most of </w:t>
      </w:r>
      <w:r w:rsidR="003B126D">
        <w:t xml:space="preserve">the </w:t>
      </w:r>
      <w:r w:rsidR="00FB7340" w:rsidRPr="00C667FB">
        <w:t xml:space="preserve">other research on vaccine refusal focusing on qualitative analysis of vaccine </w:t>
      </w:r>
      <w:r w:rsidR="005B3C6F">
        <w:t>discussion</w:t>
      </w:r>
      <w:r w:rsidR="00FB7340" w:rsidRPr="00C667FB">
        <w:t>.</w:t>
      </w:r>
    </w:p>
    <w:p w14:paraId="670D7D11" w14:textId="595A6AC9" w:rsidR="00CE6E34" w:rsidRPr="00C667FB" w:rsidRDefault="00857852" w:rsidP="001532AA">
      <w:pPr>
        <w:pStyle w:val="Para"/>
      </w:pPr>
      <w:r w:rsidRPr="00C667FB">
        <w:t xml:space="preserve">(2) </w:t>
      </w:r>
      <w:r w:rsidR="00CE6E34" w:rsidRPr="00C667FB">
        <w:t xml:space="preserve">We combine the results of labeled opinions with the retweet network community </w:t>
      </w:r>
      <w:r w:rsidR="00CE6E34">
        <w:t>detection by identifying</w:t>
      </w:r>
      <w:r w:rsidR="00CE6E34" w:rsidRPr="00C667FB">
        <w:t xml:space="preserve"> two kinds of “communities</w:t>
      </w:r>
      <w:r w:rsidR="00216417">
        <w:t>.</w:t>
      </w:r>
      <w:r w:rsidR="00CE6E34" w:rsidRPr="00C667FB">
        <w:t xml:space="preserve">” One community is </w:t>
      </w:r>
      <w:r w:rsidR="00216417">
        <w:t>a</w:t>
      </w:r>
      <w:r w:rsidR="00CE6E34" w:rsidRPr="00C667FB">
        <w:t xml:space="preserve"> “struc</w:t>
      </w:r>
      <w:r w:rsidR="00CE6E34">
        <w:t>tural community</w:t>
      </w:r>
      <w:r w:rsidR="00216417">
        <w:t>,</w:t>
      </w:r>
      <w:r w:rsidR="00CE6E34">
        <w:t xml:space="preserve">” generated by </w:t>
      </w:r>
      <w:r w:rsidR="00CE6E34" w:rsidRPr="00C667FB">
        <w:t>network community detection algorithms based on the structure of the network, which is unrelated to how each node is labeled. The other community</w:t>
      </w:r>
      <w:r w:rsidR="00216417">
        <w:t>,</w:t>
      </w:r>
      <w:r w:rsidR="00CE6E34" w:rsidRPr="00C667FB">
        <w:t xml:space="preserve"> “opinion group</w:t>
      </w:r>
      <w:r w:rsidR="00216417">
        <w:t>,</w:t>
      </w:r>
      <w:r w:rsidR="00CE6E34" w:rsidRPr="00C667FB">
        <w:t xml:space="preserve">” </w:t>
      </w:r>
      <w:r w:rsidR="00216417">
        <w:t xml:space="preserve">is </w:t>
      </w:r>
      <w:r w:rsidR="00CE6E34" w:rsidRPr="00C667FB">
        <w:t>defined by user’s attributes (i.e.</w:t>
      </w:r>
      <w:r w:rsidR="00216417">
        <w:t>,</w:t>
      </w:r>
      <w:r w:rsidR="00CE6E34" w:rsidRPr="00C667FB">
        <w:t xml:space="preserve"> </w:t>
      </w:r>
      <w:r w:rsidR="00CE6E34">
        <w:t>opinions towards vaccination). It is s</w:t>
      </w:r>
      <w:r w:rsidR="00CE6E34" w:rsidRPr="00C667FB">
        <w:t xml:space="preserve">imilar </w:t>
      </w:r>
      <w:r w:rsidR="00CE6E34">
        <w:t xml:space="preserve">to the concepts of </w:t>
      </w:r>
      <w:r w:rsidR="00CE6E34" w:rsidRPr="00C667FB">
        <w:t xml:space="preserve">member-based (characteristics of members) community and interaction-based (density of interactions) community </w:t>
      </w:r>
      <w:r w:rsidR="00CE6E34">
        <w:t xml:space="preserve">in </w:t>
      </w:r>
      <w:r w:rsidR="00CE6E34">
        <w:t xml:space="preserve">community detection algorithms </w:t>
      </w:r>
      <w:r w:rsidR="00CE6E34" w:rsidRPr="00C667FB">
        <w:t>[2]. Investigat</w:t>
      </w:r>
      <w:r w:rsidR="00CE6E34">
        <w:t>ing how two kinds of community</w:t>
      </w:r>
      <w:r w:rsidR="00CE6E34" w:rsidRPr="00C667FB">
        <w:t xml:space="preserve"> </w:t>
      </w:r>
      <w:r w:rsidR="00396F51">
        <w:t>interact</w:t>
      </w:r>
      <w:r w:rsidR="00396F51" w:rsidRPr="00C667FB">
        <w:t xml:space="preserve"> </w:t>
      </w:r>
      <w:r w:rsidR="00CE6E34" w:rsidRPr="00C667FB">
        <w:t xml:space="preserve">with each other has been </w:t>
      </w:r>
      <w:r w:rsidR="00CE6E34">
        <w:t xml:space="preserve">seen </w:t>
      </w:r>
      <w:r w:rsidR="00CE6E34" w:rsidRPr="00C667FB">
        <w:t xml:space="preserve">more often in political communication </w:t>
      </w:r>
      <w:r w:rsidR="00CE6E34">
        <w:t>research and not in health communication</w:t>
      </w:r>
      <w:r w:rsidR="00CE6E34" w:rsidRPr="00C667FB">
        <w:t xml:space="preserve">. Moreover, in </w:t>
      </w:r>
      <w:r w:rsidR="00CE6E34">
        <w:t>health communication</w:t>
      </w:r>
      <w:r w:rsidR="00CE6E34" w:rsidRPr="00C667FB">
        <w:t xml:space="preserve"> studies the tweets were generally hand-tagged and not automated</w:t>
      </w:r>
      <w:r w:rsidR="00CE6E34">
        <w:t>. Therefore, we</w:t>
      </w:r>
      <w:r w:rsidR="00CE6E34" w:rsidRPr="00C667FB">
        <w:t xml:space="preserve"> believe that this research sheds light on potential health communication strategies.</w:t>
      </w:r>
    </w:p>
    <w:p w14:paraId="3B566B0F" w14:textId="10343170" w:rsidR="00FB7340" w:rsidRDefault="00CE6E34" w:rsidP="001532AA">
      <w:pPr>
        <w:pStyle w:val="Para"/>
      </w:pPr>
      <w:r w:rsidRPr="00C667FB">
        <w:t xml:space="preserve"> </w:t>
      </w:r>
      <w:r w:rsidR="00FB7340" w:rsidRPr="00C667FB">
        <w:t>(3) This research discovers that users with anti-vaccination opinions are highly segregated from users with pro-vaccination opinions while users with neutral opinions are distributed more evenly across different structural communities. Although overall the users are predominantly pro-vaccination, “anti-</w:t>
      </w:r>
      <w:proofErr w:type="spellStart"/>
      <w:r w:rsidR="00FB7340" w:rsidRPr="00C667FB">
        <w:t>vacciners</w:t>
      </w:r>
      <w:proofErr w:type="spellEnd"/>
      <w:r w:rsidR="00FB7340" w:rsidRPr="00C667FB">
        <w:t>” resides in their own enclosed structural community. It means that retweeting happens much more often within their own opinion groups than cross groups. Moreover, the less frequent cross-group communication is dominated by pro-vaccination users retweet</w:t>
      </w:r>
      <w:r w:rsidR="00FD269E">
        <w:t>ing</w:t>
      </w:r>
      <w:r w:rsidR="00FB7340" w:rsidRPr="00C667FB">
        <w:t xml:space="preserve"> anti-va</w:t>
      </w:r>
      <w:r w:rsidR="009B6C7E" w:rsidRPr="00C667FB">
        <w:t>ccinations than the other way. We</w:t>
      </w:r>
      <w:r w:rsidR="00FB7340" w:rsidRPr="00C667FB">
        <w:t xml:space="preserve"> </w:t>
      </w:r>
      <w:r w:rsidR="0069546B">
        <w:t>hypothesize</w:t>
      </w:r>
      <w:r w:rsidR="0069546B" w:rsidRPr="00C667FB">
        <w:t xml:space="preserve"> </w:t>
      </w:r>
      <w:r w:rsidR="00FB7340" w:rsidRPr="00C667FB">
        <w:t>that it may be the reason behind the growth of anti-vaccination community even if there</w:t>
      </w:r>
      <w:r w:rsidR="00A15C50">
        <w:t xml:space="preserve"> i</w:t>
      </w:r>
      <w:r w:rsidR="00FB7340" w:rsidRPr="00C667FB">
        <w:t xml:space="preserve">s </w:t>
      </w:r>
      <w:r w:rsidR="00A15C50">
        <w:t xml:space="preserve">an </w:t>
      </w:r>
      <w:r w:rsidR="00FB7340" w:rsidRPr="00C667FB">
        <w:t xml:space="preserve">increasing </w:t>
      </w:r>
      <w:r w:rsidR="00A15C50">
        <w:t>volume</w:t>
      </w:r>
      <w:r w:rsidR="00FB7340" w:rsidRPr="00C667FB">
        <w:t xml:space="preserve"> of </w:t>
      </w:r>
      <w:r w:rsidR="00396F51">
        <w:t>discussion</w:t>
      </w:r>
      <w:r w:rsidR="003834EB">
        <w:t xml:space="preserve"> </w:t>
      </w:r>
      <w:r w:rsidR="00FB7340" w:rsidRPr="00C667FB">
        <w:t>countering the anti-vaccine sentiment from mass media Twitter account</w:t>
      </w:r>
      <w:r w:rsidR="00880A5C">
        <w:t>s</w:t>
      </w:r>
      <w:r w:rsidR="00FB7340" w:rsidRPr="00C667FB">
        <w:t xml:space="preserve"> that are much more influential anti-vaccination users.</w:t>
      </w:r>
      <w:r w:rsidR="00DC0818" w:rsidRPr="00C667FB">
        <w:t xml:space="preserve"> In the remainder of this paper, we first discuss related work with respect to the vaccination debate (Section 2), before outlining our methodology in Section 3. We then move onto the results (in Section 4) before providing a discussion of our findings and highlight areas of future research in Section 5.</w:t>
      </w:r>
    </w:p>
    <w:p w14:paraId="358E4788" w14:textId="77777777" w:rsidR="00E05F95" w:rsidRPr="00C667FB" w:rsidRDefault="00E05F95" w:rsidP="001532AA">
      <w:pPr>
        <w:pStyle w:val="Para"/>
      </w:pPr>
    </w:p>
    <w:p w14:paraId="17F64D7D" w14:textId="2C61563B" w:rsidR="00040AE8" w:rsidRPr="00C667FB" w:rsidRDefault="0051798B" w:rsidP="00997ED7">
      <w:pPr>
        <w:pStyle w:val="Head1"/>
      </w:pPr>
      <w:r w:rsidRPr="00C667FB">
        <w:t>2</w:t>
      </w:r>
      <w:r w:rsidRPr="00C667FB">
        <w:rPr>
          <w:szCs w:val="22"/>
        </w:rPr>
        <w:t> </w:t>
      </w:r>
      <w:r w:rsidR="00FB7340" w:rsidRPr="00C667FB">
        <w:t>RELATED WORK</w:t>
      </w:r>
    </w:p>
    <w:p w14:paraId="66C2FE29" w14:textId="09FAE71B" w:rsidR="009F7AB9" w:rsidRPr="00C667FB" w:rsidRDefault="0032059C" w:rsidP="009F7AB9">
      <w:pPr>
        <w:spacing w:line="240" w:lineRule="auto"/>
        <w:rPr>
          <w:rFonts w:eastAsia="Linux Libertine" w:cs="Linux Libertine"/>
          <w:sz w:val="20"/>
          <w:szCs w:val="20"/>
        </w:rPr>
      </w:pPr>
      <w:r w:rsidRPr="00C667FB">
        <w:rPr>
          <w:rFonts w:eastAsia="Linux Libertine" w:cs="Linux Libertine"/>
          <w:sz w:val="20"/>
          <w:szCs w:val="20"/>
        </w:rPr>
        <w:t xml:space="preserve">Over the last several decades </w:t>
      </w:r>
      <w:r w:rsidR="00EB180A" w:rsidRPr="00C667FB">
        <w:rPr>
          <w:rFonts w:eastAsia="Linux Libertine" w:cs="Linux Libertine"/>
          <w:sz w:val="20"/>
          <w:szCs w:val="20"/>
        </w:rPr>
        <w:t xml:space="preserve">a </w:t>
      </w:r>
      <w:r w:rsidRPr="00C667FB">
        <w:rPr>
          <w:rFonts w:eastAsia="Linux Libertine" w:cs="Linux Libertine"/>
          <w:sz w:val="20"/>
          <w:szCs w:val="20"/>
        </w:rPr>
        <w:t>rich</w:t>
      </w:r>
      <w:r w:rsidR="009F7AB9" w:rsidRPr="00C667FB">
        <w:rPr>
          <w:rFonts w:eastAsia="Linux Libertine" w:cs="Linux Libertine"/>
          <w:sz w:val="20"/>
          <w:szCs w:val="20"/>
        </w:rPr>
        <w:t xml:space="preserve"> bod</w:t>
      </w:r>
      <w:r w:rsidRPr="00C667FB">
        <w:rPr>
          <w:rFonts w:eastAsia="Linux Libertine" w:cs="Linux Libertine"/>
          <w:sz w:val="20"/>
          <w:szCs w:val="20"/>
        </w:rPr>
        <w:t>y</w:t>
      </w:r>
      <w:r w:rsidR="009F7AB9" w:rsidRPr="00C667FB">
        <w:rPr>
          <w:rFonts w:eastAsia="Linux Libertine" w:cs="Linux Libertine"/>
          <w:sz w:val="20"/>
          <w:szCs w:val="20"/>
        </w:rPr>
        <w:t xml:space="preserve"> of work </w:t>
      </w:r>
      <w:r w:rsidRPr="00C667FB">
        <w:rPr>
          <w:rFonts w:eastAsia="Linux Libertine" w:cs="Linux Libertine"/>
          <w:sz w:val="20"/>
          <w:szCs w:val="20"/>
        </w:rPr>
        <w:t>carried out on vaccinations</w:t>
      </w:r>
      <w:r w:rsidR="006770A0" w:rsidRPr="00C667FB">
        <w:rPr>
          <w:rFonts w:eastAsia="Linux Libertine" w:cs="Linux Libertine"/>
          <w:sz w:val="20"/>
          <w:szCs w:val="20"/>
        </w:rPr>
        <w:t xml:space="preserve"> </w:t>
      </w:r>
      <w:r w:rsidR="003834EB">
        <w:rPr>
          <w:rFonts w:eastAsia="Linux Libertine" w:cs="Linux Libertine"/>
          <w:sz w:val="20"/>
          <w:szCs w:val="20"/>
        </w:rPr>
        <w:t xml:space="preserve">has developed </w:t>
      </w:r>
      <w:r w:rsidR="006770A0" w:rsidRPr="00C667FB">
        <w:rPr>
          <w:rFonts w:eastAsia="Linux Libertine" w:cs="Linux Libertine"/>
          <w:sz w:val="20"/>
          <w:szCs w:val="20"/>
        </w:rPr>
        <w:t>[</w:t>
      </w:r>
      <w:r w:rsidR="004F6E37">
        <w:rPr>
          <w:rFonts w:eastAsia="Linux Libertine" w:cs="Linux Libertine"/>
          <w:sz w:val="20"/>
          <w:szCs w:val="20"/>
        </w:rPr>
        <w:t>33</w:t>
      </w:r>
      <w:r w:rsidR="006770A0" w:rsidRPr="00C667FB">
        <w:rPr>
          <w:rFonts w:eastAsia="Linux Libertine" w:cs="Linux Libertine"/>
          <w:sz w:val="20"/>
          <w:szCs w:val="20"/>
        </w:rPr>
        <w:t>]</w:t>
      </w:r>
      <w:r w:rsidRPr="00C667FB">
        <w:rPr>
          <w:rFonts w:eastAsia="Linux Libertine" w:cs="Linux Libertine"/>
          <w:sz w:val="20"/>
          <w:szCs w:val="20"/>
        </w:rPr>
        <w:t xml:space="preserve">. These </w:t>
      </w:r>
      <w:r w:rsidR="003834EB">
        <w:rPr>
          <w:rFonts w:eastAsia="Linux Libertine" w:cs="Linux Libertine"/>
          <w:sz w:val="20"/>
          <w:szCs w:val="20"/>
        </w:rPr>
        <w:t>works include</w:t>
      </w:r>
      <w:r w:rsidRPr="00C667FB">
        <w:rPr>
          <w:rFonts w:eastAsia="Linux Libertine" w:cs="Linux Libertine"/>
          <w:sz w:val="20"/>
          <w:szCs w:val="20"/>
        </w:rPr>
        <w:t xml:space="preserve"> </w:t>
      </w:r>
      <w:r w:rsidR="009F7AB9" w:rsidRPr="00C667FB">
        <w:rPr>
          <w:rFonts w:eastAsia="Linux Libertine" w:cs="Linux Libertine"/>
          <w:sz w:val="20"/>
          <w:szCs w:val="20"/>
        </w:rPr>
        <w:t>vaccine refusal and hesitancy</w:t>
      </w:r>
      <w:r w:rsidR="003834EB">
        <w:rPr>
          <w:rFonts w:eastAsia="Linux Libertine" w:cs="Linux Libertine"/>
          <w:sz w:val="20"/>
          <w:szCs w:val="20"/>
        </w:rPr>
        <w:t>,</w:t>
      </w:r>
      <w:r w:rsidR="009F7AB9" w:rsidRPr="00C667FB">
        <w:rPr>
          <w:rFonts w:eastAsia="Linux Libertine" w:cs="Linux Libertine"/>
          <w:sz w:val="20"/>
          <w:szCs w:val="20"/>
        </w:rPr>
        <w:t xml:space="preserve"> reasons of anti-vaccine sentiment</w:t>
      </w:r>
      <w:r w:rsidR="003834EB">
        <w:rPr>
          <w:rFonts w:eastAsia="Linux Libertine" w:cs="Linux Libertine"/>
          <w:sz w:val="20"/>
          <w:szCs w:val="20"/>
        </w:rPr>
        <w:t>,</w:t>
      </w:r>
      <w:r w:rsidR="009F7AB9" w:rsidRPr="00C667FB">
        <w:rPr>
          <w:rFonts w:eastAsia="Linux Libertine" w:cs="Linux Libertine"/>
          <w:sz w:val="20"/>
          <w:szCs w:val="20"/>
        </w:rPr>
        <w:t xml:space="preserve"> and strategi</w:t>
      </w:r>
      <w:r w:rsidR="0050267F" w:rsidRPr="00C667FB">
        <w:rPr>
          <w:rFonts w:eastAsia="Linux Libertine" w:cs="Linux Libertine"/>
          <w:sz w:val="20"/>
          <w:szCs w:val="20"/>
        </w:rPr>
        <w:t>es of improving vaccine uptake [</w:t>
      </w:r>
      <w:r w:rsidR="004F6E37">
        <w:rPr>
          <w:rFonts w:eastAsia="Linux Libertine" w:cs="Linux Libertine"/>
          <w:sz w:val="20"/>
          <w:szCs w:val="20"/>
        </w:rPr>
        <w:t>9, 10, 15</w:t>
      </w:r>
      <w:r w:rsidR="00C53ED6" w:rsidRPr="00C667FB">
        <w:rPr>
          <w:rFonts w:eastAsia="Linux Libertine" w:cs="Linux Libertine"/>
          <w:sz w:val="20"/>
          <w:szCs w:val="20"/>
        </w:rPr>
        <w:t xml:space="preserve">, </w:t>
      </w:r>
      <w:r w:rsidR="004F6E37">
        <w:rPr>
          <w:rFonts w:eastAsia="Linux Libertine" w:cs="Linux Libertine"/>
          <w:sz w:val="20"/>
          <w:szCs w:val="20"/>
        </w:rPr>
        <w:t>17</w:t>
      </w:r>
      <w:r w:rsidR="00B11D1F" w:rsidRPr="00C667FB">
        <w:rPr>
          <w:rFonts w:eastAsia="Linux Libertine" w:cs="Linux Libertine"/>
          <w:sz w:val="20"/>
          <w:szCs w:val="20"/>
        </w:rPr>
        <w:t xml:space="preserve">, </w:t>
      </w:r>
      <w:r w:rsidR="004F6E37">
        <w:rPr>
          <w:rFonts w:eastAsia="Linux Libertine" w:cs="Linux Libertine"/>
          <w:sz w:val="20"/>
          <w:szCs w:val="20"/>
        </w:rPr>
        <w:t>26</w:t>
      </w:r>
      <w:r w:rsidR="0050267F" w:rsidRPr="00C667FB">
        <w:rPr>
          <w:rFonts w:eastAsia="Linux Libertine" w:cs="Linux Libertine"/>
          <w:sz w:val="20"/>
          <w:szCs w:val="20"/>
        </w:rPr>
        <w:t>]</w:t>
      </w:r>
      <w:r w:rsidR="009F7AB9" w:rsidRPr="00C667FB">
        <w:rPr>
          <w:rFonts w:eastAsia="Linux Libertine" w:cs="Linux Libertine"/>
          <w:sz w:val="20"/>
          <w:szCs w:val="20"/>
        </w:rPr>
        <w:t xml:space="preserve">. </w:t>
      </w:r>
      <w:r w:rsidRPr="00C667FB">
        <w:rPr>
          <w:rFonts w:eastAsia="Linux Libertine" w:cs="Linux Libertine"/>
          <w:sz w:val="20"/>
          <w:szCs w:val="20"/>
        </w:rPr>
        <w:t xml:space="preserve">However, current </w:t>
      </w:r>
      <w:r w:rsidR="009F7AB9" w:rsidRPr="00C667FB">
        <w:rPr>
          <w:rFonts w:eastAsia="Linux Libertine" w:cs="Linux Libertine"/>
          <w:sz w:val="20"/>
          <w:szCs w:val="20"/>
        </w:rPr>
        <w:t xml:space="preserve">public health strategies are often considered ineffective due to </w:t>
      </w:r>
      <w:r w:rsidR="00924E20">
        <w:rPr>
          <w:rFonts w:eastAsia="Linux Libertine" w:cs="Linux Libertine"/>
          <w:sz w:val="20"/>
          <w:szCs w:val="20"/>
        </w:rPr>
        <w:t>their</w:t>
      </w:r>
      <w:r w:rsidR="009F7AB9" w:rsidRPr="00C667FB">
        <w:rPr>
          <w:rFonts w:eastAsia="Linux Libertine" w:cs="Linux Libertine"/>
          <w:sz w:val="20"/>
          <w:szCs w:val="20"/>
        </w:rPr>
        <w:t xml:space="preserve"> lack of information and lack of persuasive power </w:t>
      </w:r>
      <w:r w:rsidR="004F6E37">
        <w:rPr>
          <w:rFonts w:eastAsia="Linux Libertine" w:cs="Linux Libertine"/>
          <w:sz w:val="20"/>
          <w:szCs w:val="20"/>
        </w:rPr>
        <w:t>[22</w:t>
      </w:r>
      <w:r w:rsidR="00656FA6" w:rsidRPr="00C667FB">
        <w:rPr>
          <w:rFonts w:eastAsia="Linux Libertine" w:cs="Linux Libertine"/>
          <w:sz w:val="20"/>
          <w:szCs w:val="20"/>
        </w:rPr>
        <w:t xml:space="preserve">]. </w:t>
      </w:r>
      <w:r w:rsidR="009F7AB9" w:rsidRPr="00C667FB">
        <w:rPr>
          <w:rFonts w:eastAsia="Linux Libertine" w:cs="Linux Libertine"/>
          <w:sz w:val="20"/>
          <w:szCs w:val="20"/>
        </w:rPr>
        <w:t xml:space="preserve">Public health messages on vaccination are sometimes vague </w:t>
      </w:r>
      <w:r w:rsidR="00924E20">
        <w:rPr>
          <w:rFonts w:eastAsia="Linux Libertine" w:cs="Linux Libertine"/>
          <w:sz w:val="20"/>
          <w:szCs w:val="20"/>
        </w:rPr>
        <w:t>or</w:t>
      </w:r>
      <w:r w:rsidR="009F7AB9" w:rsidRPr="00C667FB">
        <w:rPr>
          <w:rFonts w:eastAsia="Linux Libertine" w:cs="Linux Libertine"/>
          <w:sz w:val="20"/>
          <w:szCs w:val="20"/>
        </w:rPr>
        <w:t xml:space="preserve"> merely dry probability statements</w:t>
      </w:r>
      <w:r w:rsidR="00924E20">
        <w:rPr>
          <w:rFonts w:eastAsia="Linux Libertine" w:cs="Linux Libertine"/>
          <w:sz w:val="20"/>
          <w:szCs w:val="20"/>
        </w:rPr>
        <w:t>,</w:t>
      </w:r>
      <w:r w:rsidR="009F7AB9" w:rsidRPr="00C667FB">
        <w:rPr>
          <w:rFonts w:eastAsia="Linux Libertine" w:cs="Linux Libertine"/>
          <w:sz w:val="20"/>
          <w:szCs w:val="20"/>
        </w:rPr>
        <w:t xml:space="preserve"> even though they are evid</w:t>
      </w:r>
      <w:r w:rsidR="003417DB" w:rsidRPr="00C667FB">
        <w:rPr>
          <w:rFonts w:eastAsia="Linux Libertine" w:cs="Linux Libertine"/>
          <w:sz w:val="20"/>
          <w:szCs w:val="20"/>
        </w:rPr>
        <w:t>e</w:t>
      </w:r>
      <w:r w:rsidR="004F6E37">
        <w:rPr>
          <w:rFonts w:eastAsia="Linux Libertine" w:cs="Linux Libertine"/>
          <w:sz w:val="20"/>
          <w:szCs w:val="20"/>
        </w:rPr>
        <w:t>nce-based scientific research [9,</w:t>
      </w:r>
      <w:r w:rsidR="00656FA6" w:rsidRPr="00C667FB">
        <w:rPr>
          <w:rFonts w:eastAsia="Linux Libertine" w:cs="Linux Libertine"/>
          <w:sz w:val="20"/>
          <w:szCs w:val="20"/>
        </w:rPr>
        <w:t xml:space="preserve"> </w:t>
      </w:r>
      <w:r w:rsidR="004F6E37">
        <w:rPr>
          <w:rFonts w:eastAsia="Linux Libertine" w:cs="Linux Libertine"/>
          <w:sz w:val="20"/>
          <w:szCs w:val="20"/>
        </w:rPr>
        <w:t>10, 25</w:t>
      </w:r>
      <w:r w:rsidR="003417DB" w:rsidRPr="00C667FB">
        <w:rPr>
          <w:rFonts w:eastAsia="Linux Libertine" w:cs="Linux Libertine"/>
          <w:sz w:val="20"/>
          <w:szCs w:val="20"/>
        </w:rPr>
        <w:t>]</w:t>
      </w:r>
      <w:r w:rsidR="00656FA6" w:rsidRPr="00C667FB">
        <w:rPr>
          <w:rFonts w:eastAsia="Linux Libertine" w:cs="Linux Libertine"/>
          <w:sz w:val="20"/>
          <w:szCs w:val="20"/>
        </w:rPr>
        <w:t xml:space="preserve">. </w:t>
      </w:r>
      <w:proofErr w:type="spellStart"/>
      <w:r w:rsidR="00656FA6" w:rsidRPr="00C667FB">
        <w:rPr>
          <w:rFonts w:eastAsia="Linux Libertine" w:cs="Linux Libertine"/>
          <w:sz w:val="20"/>
          <w:szCs w:val="20"/>
        </w:rPr>
        <w:t>Renya</w:t>
      </w:r>
      <w:proofErr w:type="spellEnd"/>
      <w:r w:rsidR="004F6E37">
        <w:rPr>
          <w:rFonts w:eastAsia="Linux Libertine" w:cs="Linux Libertine"/>
          <w:sz w:val="20"/>
          <w:szCs w:val="20"/>
        </w:rPr>
        <w:t xml:space="preserve"> [25</w:t>
      </w:r>
      <w:r w:rsidR="009D7D95" w:rsidRPr="00C667FB">
        <w:rPr>
          <w:rFonts w:eastAsia="Linux Libertine" w:cs="Linux Libertine"/>
          <w:sz w:val="20"/>
          <w:szCs w:val="20"/>
        </w:rPr>
        <w:t>]</w:t>
      </w:r>
      <w:r w:rsidR="00D65DB0">
        <w:rPr>
          <w:rFonts w:eastAsia="Linux Libertine" w:cs="Linux Libertine"/>
          <w:sz w:val="20"/>
          <w:szCs w:val="20"/>
        </w:rPr>
        <w:t xml:space="preserve"> for instance</w:t>
      </w:r>
      <w:r w:rsidRPr="00C667FB">
        <w:rPr>
          <w:rFonts w:eastAsia="Linux Libertine" w:cs="Linux Libertine"/>
          <w:sz w:val="20"/>
          <w:szCs w:val="20"/>
        </w:rPr>
        <w:t xml:space="preserve">, </w:t>
      </w:r>
      <w:r w:rsidR="009F7AB9" w:rsidRPr="00C667FB">
        <w:rPr>
          <w:rFonts w:eastAsia="Linux Libertine" w:cs="Linux Libertine"/>
          <w:sz w:val="20"/>
          <w:szCs w:val="20"/>
        </w:rPr>
        <w:t>investigated the psychological reasons behind the ineffectiveness of scientific messages and believed that the warnings and suggestions from government</w:t>
      </w:r>
      <w:r w:rsidRPr="00C667FB">
        <w:rPr>
          <w:rFonts w:eastAsia="Linux Libertine" w:cs="Linux Libertine"/>
          <w:sz w:val="20"/>
          <w:szCs w:val="20"/>
        </w:rPr>
        <w:t>s</w:t>
      </w:r>
      <w:r w:rsidR="009F7AB9" w:rsidRPr="00C667FB">
        <w:rPr>
          <w:rFonts w:eastAsia="Linux Libertine" w:cs="Linux Libertine"/>
          <w:sz w:val="20"/>
          <w:szCs w:val="20"/>
        </w:rPr>
        <w:t xml:space="preserve"> </w:t>
      </w:r>
      <w:r w:rsidRPr="00C667FB">
        <w:rPr>
          <w:rFonts w:eastAsia="Linux Libertine" w:cs="Linux Libertine"/>
          <w:sz w:val="20"/>
          <w:szCs w:val="20"/>
        </w:rPr>
        <w:t xml:space="preserve">do </w:t>
      </w:r>
      <w:r w:rsidR="009F7AB9" w:rsidRPr="00C667FB">
        <w:rPr>
          <w:rFonts w:eastAsia="Linux Libertine" w:cs="Linux Libertine"/>
          <w:sz w:val="20"/>
          <w:szCs w:val="20"/>
        </w:rPr>
        <w:t xml:space="preserve">not make enough sense to the public. </w:t>
      </w:r>
      <w:r w:rsidR="009F7AB9" w:rsidRPr="00880A5C">
        <w:rPr>
          <w:rFonts w:eastAsia="Linux Libertine" w:cs="Linux Libertine"/>
          <w:sz w:val="20"/>
          <w:szCs w:val="20"/>
        </w:rPr>
        <w:t xml:space="preserve">One </w:t>
      </w:r>
      <w:r w:rsidR="004D5379" w:rsidRPr="00880A5C">
        <w:rPr>
          <w:rFonts w:eastAsia="Linux Libertine" w:cs="Linux Libertine"/>
          <w:sz w:val="20"/>
          <w:szCs w:val="20"/>
        </w:rPr>
        <w:t xml:space="preserve">anecdotal </w:t>
      </w:r>
      <w:r w:rsidR="009F7AB9" w:rsidRPr="00880A5C">
        <w:rPr>
          <w:rFonts w:eastAsia="Linux Libertine" w:cs="Linux Libertine"/>
          <w:sz w:val="20"/>
          <w:szCs w:val="20"/>
        </w:rPr>
        <w:t xml:space="preserve">example </w:t>
      </w:r>
      <w:r w:rsidR="00CA3A61" w:rsidRPr="00880A5C">
        <w:rPr>
          <w:rFonts w:eastAsia="Linux Libertine" w:cs="Linux Libertine"/>
          <w:sz w:val="20"/>
          <w:szCs w:val="20"/>
        </w:rPr>
        <w:t xml:space="preserve">of this </w:t>
      </w:r>
      <w:r w:rsidR="009F7AB9" w:rsidRPr="00880A5C">
        <w:rPr>
          <w:rFonts w:eastAsia="Linux Libertine" w:cs="Linux Libertine"/>
          <w:sz w:val="20"/>
          <w:szCs w:val="20"/>
        </w:rPr>
        <w:t xml:space="preserve">is that sometimes we understand every word of a </w:t>
      </w:r>
      <w:r w:rsidR="00CA3A61" w:rsidRPr="00880A5C">
        <w:rPr>
          <w:rFonts w:eastAsia="Linux Libertine" w:cs="Linux Libertine"/>
          <w:sz w:val="20"/>
          <w:szCs w:val="20"/>
        </w:rPr>
        <w:t>sentence,</w:t>
      </w:r>
      <w:r w:rsidR="009F7AB9" w:rsidRPr="00880A5C">
        <w:rPr>
          <w:rFonts w:eastAsia="Linux Libertine" w:cs="Linux Libertine"/>
          <w:sz w:val="20"/>
          <w:szCs w:val="20"/>
        </w:rPr>
        <w:t xml:space="preserve"> but </w:t>
      </w:r>
      <w:r w:rsidR="00CA3A61" w:rsidRPr="00880A5C">
        <w:rPr>
          <w:rFonts w:eastAsia="Linux Libertine" w:cs="Linux Libertine"/>
          <w:sz w:val="20"/>
          <w:szCs w:val="20"/>
        </w:rPr>
        <w:t xml:space="preserve">we </w:t>
      </w:r>
      <w:r w:rsidR="009F7AB9" w:rsidRPr="00880A5C">
        <w:rPr>
          <w:rFonts w:eastAsia="Linux Libertine" w:cs="Linux Libertine"/>
          <w:sz w:val="20"/>
          <w:szCs w:val="20"/>
        </w:rPr>
        <w:t>still do</w:t>
      </w:r>
      <w:r w:rsidR="00A37E05" w:rsidRPr="00880A5C">
        <w:rPr>
          <w:rFonts w:eastAsia="Linux Libertine" w:cs="Linux Libertine"/>
          <w:sz w:val="20"/>
          <w:szCs w:val="20"/>
        </w:rPr>
        <w:t xml:space="preserve"> not</w:t>
      </w:r>
      <w:r w:rsidR="009F7AB9" w:rsidRPr="00880A5C">
        <w:rPr>
          <w:rFonts w:eastAsia="Linux Libertine" w:cs="Linux Libertine"/>
          <w:sz w:val="20"/>
          <w:szCs w:val="20"/>
        </w:rPr>
        <w:t xml:space="preserve"> know what it is </w:t>
      </w:r>
      <w:r w:rsidR="00A37E05" w:rsidRPr="00880A5C">
        <w:rPr>
          <w:rFonts w:eastAsia="Linux Libertine" w:cs="Linux Libertine"/>
          <w:sz w:val="20"/>
          <w:szCs w:val="20"/>
        </w:rPr>
        <w:t xml:space="preserve">being </w:t>
      </w:r>
      <w:r w:rsidR="009F7AB9" w:rsidRPr="00880A5C">
        <w:rPr>
          <w:rFonts w:eastAsia="Linux Libertine" w:cs="Linux Libertine"/>
          <w:sz w:val="20"/>
          <w:szCs w:val="20"/>
        </w:rPr>
        <w:t>talk</w:t>
      </w:r>
      <w:r w:rsidR="00A37E05" w:rsidRPr="00880A5C">
        <w:rPr>
          <w:rFonts w:eastAsia="Linux Libertine" w:cs="Linux Libertine"/>
          <w:sz w:val="20"/>
          <w:szCs w:val="20"/>
        </w:rPr>
        <w:t>ed</w:t>
      </w:r>
      <w:r w:rsidR="009F7AB9" w:rsidRPr="00880A5C">
        <w:rPr>
          <w:rFonts w:eastAsia="Linux Libertine" w:cs="Linux Libertine"/>
          <w:sz w:val="20"/>
          <w:szCs w:val="20"/>
        </w:rPr>
        <w:t xml:space="preserve"> about. </w:t>
      </w:r>
      <w:r w:rsidR="00CA3A61" w:rsidRPr="00880A5C">
        <w:rPr>
          <w:sz w:val="20"/>
          <w:szCs w:val="20"/>
        </w:rPr>
        <w:t>Therefore, even if the general public acknowledges the</w:t>
      </w:r>
      <w:r w:rsidR="008736D9">
        <w:rPr>
          <w:sz w:val="20"/>
          <w:szCs w:val="20"/>
        </w:rPr>
        <w:t xml:space="preserve"> vaccine benefits</w:t>
      </w:r>
      <w:r w:rsidR="00CA3A61" w:rsidRPr="00880A5C">
        <w:rPr>
          <w:sz w:val="20"/>
          <w:szCs w:val="20"/>
        </w:rPr>
        <w:t>, they are not interpreting the information</w:t>
      </w:r>
      <w:r w:rsidR="001F1DA3">
        <w:rPr>
          <w:sz w:val="20"/>
          <w:szCs w:val="20"/>
        </w:rPr>
        <w:t xml:space="preserve">. </w:t>
      </w:r>
      <w:r w:rsidR="009F7AB9" w:rsidRPr="00880A5C">
        <w:rPr>
          <w:rFonts w:eastAsia="Linux Libertine" w:cs="Linux Libertine"/>
          <w:sz w:val="20"/>
          <w:szCs w:val="20"/>
        </w:rPr>
        <w:t>As</w:t>
      </w:r>
      <w:r w:rsidR="009F7AB9" w:rsidRPr="00C667FB">
        <w:rPr>
          <w:rFonts w:eastAsia="Linux Libertine" w:cs="Linux Libertine"/>
          <w:sz w:val="20"/>
          <w:szCs w:val="20"/>
        </w:rPr>
        <w:t xml:space="preserve"> people are always searching for meaning, unexplained adverse health outcomes such as the link between MMR vaccine and autism becomes the interpretation. In addition, the role of healthcare workers is identified as crucial </w:t>
      </w:r>
      <w:r w:rsidR="00DF3287">
        <w:rPr>
          <w:rFonts w:eastAsia="Linux Libertine" w:cs="Linux Libertine"/>
          <w:sz w:val="20"/>
          <w:szCs w:val="20"/>
        </w:rPr>
        <w:t>for</w:t>
      </w:r>
      <w:r w:rsidR="009F7AB9" w:rsidRPr="00C667FB">
        <w:rPr>
          <w:rFonts w:eastAsia="Linux Libertine" w:cs="Linux Libertine"/>
          <w:sz w:val="20"/>
          <w:szCs w:val="20"/>
        </w:rPr>
        <w:t xml:space="preserve"> conveying positive and effect</w:t>
      </w:r>
      <w:r w:rsidR="00AC1614" w:rsidRPr="00C667FB">
        <w:rPr>
          <w:rFonts w:eastAsia="Linux Libertine" w:cs="Linux Libertine"/>
          <w:sz w:val="20"/>
          <w:szCs w:val="20"/>
        </w:rPr>
        <w:t>ive messages about vaccina</w:t>
      </w:r>
      <w:r w:rsidR="004F6E37">
        <w:rPr>
          <w:rFonts w:eastAsia="Linux Libertine" w:cs="Linux Libertine"/>
          <w:sz w:val="20"/>
          <w:szCs w:val="20"/>
        </w:rPr>
        <w:t>tion [21</w:t>
      </w:r>
      <w:r w:rsidR="00AC1614" w:rsidRPr="00C667FB">
        <w:rPr>
          <w:rFonts w:eastAsia="Linux Libertine" w:cs="Linux Libertine"/>
          <w:sz w:val="20"/>
          <w:szCs w:val="20"/>
        </w:rPr>
        <w:t xml:space="preserve">]. </w:t>
      </w:r>
      <w:r w:rsidRPr="00C667FB">
        <w:rPr>
          <w:rFonts w:eastAsia="Linux Libertine" w:cs="Linux Libertine"/>
          <w:sz w:val="20"/>
          <w:szCs w:val="20"/>
        </w:rPr>
        <w:t>For example, it has been shown that the</w:t>
      </w:r>
      <w:r w:rsidR="009F7AB9" w:rsidRPr="00C667FB">
        <w:rPr>
          <w:rFonts w:eastAsia="Linux Libertine" w:cs="Linux Libertine"/>
          <w:sz w:val="20"/>
          <w:szCs w:val="20"/>
        </w:rPr>
        <w:t xml:space="preserve">re is </w:t>
      </w:r>
      <w:r w:rsidR="00FC58C4" w:rsidRPr="00C667FB">
        <w:rPr>
          <w:rFonts w:eastAsia="Linux Libertine" w:cs="Linux Libertine"/>
          <w:sz w:val="20"/>
          <w:szCs w:val="20"/>
        </w:rPr>
        <w:t xml:space="preserve">a </w:t>
      </w:r>
      <w:r w:rsidR="009F7AB9" w:rsidRPr="00C667FB">
        <w:rPr>
          <w:rFonts w:eastAsia="Linux Libertine" w:cs="Linux Libertine"/>
          <w:sz w:val="20"/>
          <w:szCs w:val="20"/>
        </w:rPr>
        <w:t xml:space="preserve">strong linkage </w:t>
      </w:r>
      <w:r w:rsidR="009F7AB9" w:rsidRPr="00C667FB">
        <w:rPr>
          <w:rFonts w:eastAsia="Linux Libertine" w:cs="Linux Libertine"/>
          <w:sz w:val="20"/>
          <w:szCs w:val="20"/>
        </w:rPr>
        <w:lastRenderedPageBreak/>
        <w:t>between healthcare workers’ perception</w:t>
      </w:r>
      <w:r w:rsidR="00AC1614" w:rsidRPr="00C667FB">
        <w:rPr>
          <w:rFonts w:eastAsia="Linux Libertine" w:cs="Linux Libertine"/>
          <w:sz w:val="20"/>
          <w:szCs w:val="20"/>
        </w:rPr>
        <w:t xml:space="preserve"> o</w:t>
      </w:r>
      <w:r w:rsidR="004F6E37">
        <w:rPr>
          <w:rFonts w:eastAsia="Linux Libertine" w:cs="Linux Libertine"/>
          <w:sz w:val="20"/>
          <w:szCs w:val="20"/>
        </w:rPr>
        <w:t>f vaccine and vaccine uptake [32</w:t>
      </w:r>
      <w:r w:rsidR="00AC1614" w:rsidRPr="00C667FB">
        <w:rPr>
          <w:rFonts w:eastAsia="Linux Libertine" w:cs="Linux Libertine"/>
          <w:sz w:val="20"/>
          <w:szCs w:val="20"/>
        </w:rPr>
        <w:t xml:space="preserve">]. </w:t>
      </w:r>
      <w:r w:rsidR="009F7AB9" w:rsidRPr="00C667FB">
        <w:rPr>
          <w:rFonts w:eastAsia="Linux Libertine" w:cs="Linux Libertine"/>
          <w:sz w:val="20"/>
          <w:szCs w:val="20"/>
        </w:rPr>
        <w:t>Receiving correct and understandable information from a healthcare worker is an important</w:t>
      </w:r>
      <w:r w:rsidR="00D9494B" w:rsidRPr="00C667FB">
        <w:rPr>
          <w:rFonts w:eastAsia="Linux Libertine" w:cs="Linux Libertine"/>
          <w:sz w:val="20"/>
          <w:szCs w:val="20"/>
        </w:rPr>
        <w:t xml:space="preserve"> factor in ensuring acceptance [3]</w:t>
      </w:r>
      <w:r w:rsidR="009F7AB9" w:rsidRPr="00C667FB">
        <w:rPr>
          <w:rFonts w:eastAsia="Linux Libertine" w:cs="Linux Libertine"/>
          <w:sz w:val="20"/>
          <w:szCs w:val="20"/>
        </w:rPr>
        <w:t xml:space="preserve">. Especially in the context of large amount of anti-vaccine information online, healthcare workers should be particularly careful when listening to patients’ concerns and their skeptics and build trust with local community </w:t>
      </w:r>
      <w:r w:rsidR="004F6E37">
        <w:rPr>
          <w:rFonts w:eastAsia="Linux Libertine" w:cs="Linux Libertine"/>
          <w:sz w:val="20"/>
          <w:szCs w:val="20"/>
        </w:rPr>
        <w:t>[32</w:t>
      </w:r>
      <w:r w:rsidR="003A1B0C" w:rsidRPr="00C667FB">
        <w:rPr>
          <w:rFonts w:eastAsia="Linux Libertine" w:cs="Linux Libertine"/>
          <w:sz w:val="20"/>
          <w:szCs w:val="20"/>
        </w:rPr>
        <w:t>].</w:t>
      </w:r>
    </w:p>
    <w:p w14:paraId="34555E4D" w14:textId="19944C76" w:rsidR="00C011DA" w:rsidRPr="00C667FB" w:rsidRDefault="00C011DA" w:rsidP="001532AA">
      <w:pPr>
        <w:pStyle w:val="Para"/>
      </w:pPr>
      <w:r w:rsidRPr="00C667FB">
        <w:t xml:space="preserve">Research on </w:t>
      </w:r>
      <w:r w:rsidR="00D65DB0">
        <w:t>the</w:t>
      </w:r>
      <w:r w:rsidR="00D65DB0" w:rsidRPr="00C667FB">
        <w:t xml:space="preserve"> </w:t>
      </w:r>
      <w:r w:rsidR="00DF3287" w:rsidRPr="00C667FB">
        <w:t xml:space="preserve">upsurge </w:t>
      </w:r>
      <w:r w:rsidR="00DF3287">
        <w:t xml:space="preserve">of </w:t>
      </w:r>
      <w:r w:rsidRPr="00C667FB">
        <w:t xml:space="preserve">anti-vaccine </w:t>
      </w:r>
      <w:r w:rsidR="00DF3287">
        <w:t>sentiments shared on</w:t>
      </w:r>
      <w:r w:rsidRPr="00C667FB">
        <w:t xml:space="preserve"> social media and the Internet</w:t>
      </w:r>
      <w:r w:rsidR="00D65DB0">
        <w:t xml:space="preserve"> more broadly</w:t>
      </w:r>
      <w:r w:rsidRPr="00C667FB">
        <w:t xml:space="preserve"> has gained attention in the past few years</w:t>
      </w:r>
      <w:r w:rsidR="00DF3287">
        <w:t>.</w:t>
      </w:r>
      <w:r w:rsidRPr="00C667FB">
        <w:t xml:space="preserve"> </w:t>
      </w:r>
      <w:r w:rsidR="00DF3287">
        <w:t>S</w:t>
      </w:r>
      <w:r w:rsidRPr="00C667FB">
        <w:t>ocial medi</w:t>
      </w:r>
      <w:r w:rsidR="00D65DB0">
        <w:t>a has been shown to</w:t>
      </w:r>
      <w:r w:rsidRPr="00C667FB">
        <w:t xml:space="preserve"> both benefit and challenge </w:t>
      </w:r>
      <w:r w:rsidR="009051AA">
        <w:t>vaccin</w:t>
      </w:r>
      <w:r w:rsidR="00D65DB0">
        <w:t>ation</w:t>
      </w:r>
      <w:r w:rsidR="009051AA">
        <w:t xml:space="preserve"> uptakes [4, 24, 37</w:t>
      </w:r>
      <w:r w:rsidRPr="00C667FB">
        <w:t xml:space="preserve">]. It has </w:t>
      </w:r>
      <w:r w:rsidR="00D65DB0">
        <w:t xml:space="preserve">also been </w:t>
      </w:r>
      <w:r w:rsidRPr="00C667FB">
        <w:t xml:space="preserve">found that </w:t>
      </w:r>
      <w:r w:rsidR="00C37593">
        <w:t>anti-vaccine</w:t>
      </w:r>
      <w:r w:rsidR="00D65DB0">
        <w:t xml:space="preserve"> stance is often </w:t>
      </w:r>
      <w:r w:rsidRPr="00C667FB">
        <w:t>s</w:t>
      </w:r>
      <w:r w:rsidR="009051AA">
        <w:t xml:space="preserve">upported by conspiracy </w:t>
      </w:r>
      <w:r w:rsidR="00D65DB0">
        <w:t>theories</w:t>
      </w:r>
      <w:r w:rsidR="000D2688">
        <w:t xml:space="preserve"> and is</w:t>
      </w:r>
      <w:r w:rsidR="00D65DB0">
        <w:t xml:space="preserve"> </w:t>
      </w:r>
      <w:r w:rsidR="00C9719D">
        <w:t>dominating</w:t>
      </w:r>
      <w:r w:rsidR="00C9719D" w:rsidRPr="00C667FB">
        <w:t xml:space="preserve"> social media </w:t>
      </w:r>
      <w:r w:rsidR="009051AA">
        <w:t>[8, 20, 28</w:t>
      </w:r>
      <w:r w:rsidRPr="00C667FB">
        <w:t xml:space="preserve">]. To examine the vaccination sentiments, social media data </w:t>
      </w:r>
      <w:r>
        <w:t>was</w:t>
      </w:r>
      <w:r w:rsidRPr="00C667FB">
        <w:t xml:space="preserve"> collected and analyzed in real time to build effective media surveillance systems and develop more timely strategies to cou</w:t>
      </w:r>
      <w:r w:rsidR="009051AA">
        <w:t>nter anti-vaccine sentiments [16, 27</w:t>
      </w:r>
      <w:r w:rsidRPr="00C667FB">
        <w:t xml:space="preserve">]. </w:t>
      </w:r>
      <w:r>
        <w:t>There is also research using</w:t>
      </w:r>
      <w:r w:rsidRPr="00C667FB">
        <w:t xml:space="preserve"> Internet search engine data on vaccinations </w:t>
      </w:r>
      <w:r w:rsidR="009051AA">
        <w:t>[40</w:t>
      </w:r>
      <w:r w:rsidRPr="00C667FB">
        <w:t xml:space="preserve">] and showed that </w:t>
      </w:r>
      <w:r>
        <w:t>for</w:t>
      </w:r>
      <w:r w:rsidRPr="00C667FB">
        <w:t xml:space="preserve"> pro-vaccine or anti-vaccine</w:t>
      </w:r>
      <w:r>
        <w:t xml:space="preserve"> users</w:t>
      </w:r>
      <w:r w:rsidRPr="00C667FB">
        <w:t xml:space="preserve">, </w:t>
      </w:r>
      <w:r w:rsidR="00DF3287">
        <w:t xml:space="preserve">the </w:t>
      </w:r>
      <w:r w:rsidRPr="00C667FB">
        <w:t>same</w:t>
      </w:r>
      <w:r>
        <w:t xml:space="preserve"> </w:t>
      </w:r>
      <w:r w:rsidRPr="00C667FB">
        <w:t xml:space="preserve">messages </w:t>
      </w:r>
      <w:r>
        <w:t>have</w:t>
      </w:r>
      <w:r w:rsidRPr="00C667FB">
        <w:t xml:space="preserve"> different impact</w:t>
      </w:r>
      <w:r w:rsidR="00DF3287">
        <w:t>s</w:t>
      </w:r>
      <w:r w:rsidRPr="00C667FB">
        <w:t xml:space="preserve"> on their future browsing choices.</w:t>
      </w:r>
    </w:p>
    <w:p w14:paraId="6BA1981A" w14:textId="2765837C" w:rsidR="009F7AB9" w:rsidRDefault="009F7AB9" w:rsidP="001532AA">
      <w:pPr>
        <w:pStyle w:val="Para"/>
      </w:pPr>
      <w:r w:rsidRPr="00C667FB">
        <w:t>Methodology wise, combining social network analysis with sentiment analysis techniques is a new way to explore richer information about opinions on social media</w:t>
      </w:r>
      <w:r w:rsidR="00A149F5" w:rsidRPr="00C667FB">
        <w:t xml:space="preserve"> [</w:t>
      </w:r>
      <w:r w:rsidR="003765B9" w:rsidRPr="00C667FB">
        <w:t xml:space="preserve">18, </w:t>
      </w:r>
      <w:r w:rsidR="00F01BDC" w:rsidRPr="00C667FB">
        <w:t>30</w:t>
      </w:r>
      <w:r w:rsidR="00687293" w:rsidRPr="00C667FB">
        <w:t>, 34</w:t>
      </w:r>
      <w:r w:rsidR="00A149F5" w:rsidRPr="00C667FB">
        <w:t>]</w:t>
      </w:r>
      <w:r w:rsidRPr="00C667FB">
        <w:t xml:space="preserve">. Traditional approaches that treated sentiments as independent and identically distributed are not </w:t>
      </w:r>
      <w:r w:rsidR="00D65DB0">
        <w:t>sufficient</w:t>
      </w:r>
      <w:r w:rsidR="00D65DB0" w:rsidRPr="00C667FB">
        <w:t xml:space="preserve"> </w:t>
      </w:r>
      <w:r w:rsidRPr="00C667FB">
        <w:t xml:space="preserve">to handle the complexities of short, noisy social media data and led </w:t>
      </w:r>
      <w:r w:rsidR="00DF3287">
        <w:t xml:space="preserve">to </w:t>
      </w:r>
      <w:r w:rsidRPr="00C667FB">
        <w:t xml:space="preserve">substantial information loss </w:t>
      </w:r>
      <w:r w:rsidR="00324532" w:rsidRPr="00C667FB">
        <w:t xml:space="preserve">[22]. </w:t>
      </w:r>
      <w:r w:rsidRPr="00C667FB">
        <w:t xml:space="preserve">One active area is to detect partisan segregation on social media by tagging users into different political partisans and analyzing how such tagging information </w:t>
      </w:r>
      <w:r w:rsidR="002736E8" w:rsidRPr="00C667FB">
        <w:t>relates to network communities [6</w:t>
      </w:r>
      <w:r w:rsidR="00542137" w:rsidRPr="00C667FB">
        <w:t xml:space="preserve">, </w:t>
      </w:r>
      <w:r w:rsidR="00F76D87">
        <w:t>40</w:t>
      </w:r>
      <w:r w:rsidR="002736E8" w:rsidRPr="00C667FB">
        <w:t>]</w:t>
      </w:r>
      <w:r w:rsidRPr="00C667FB">
        <w:t xml:space="preserve">. For health topics, Zhou et al. </w:t>
      </w:r>
      <w:r w:rsidR="00F76D87">
        <w:t>[40</w:t>
      </w:r>
      <w:r w:rsidR="0042216E" w:rsidRPr="00C667FB">
        <w:t xml:space="preserve">] </w:t>
      </w:r>
      <w:r w:rsidRPr="00C667FB">
        <w:t xml:space="preserve">used social media information to enhance results of </w:t>
      </w:r>
      <w:r w:rsidR="00BE78E7">
        <w:t xml:space="preserve">machine learning </w:t>
      </w:r>
      <w:r w:rsidRPr="00C667FB">
        <w:t>classification to identify negative sentiment on</w:t>
      </w:r>
      <w:r w:rsidR="00EB180A" w:rsidRPr="00C667FB">
        <w:t xml:space="preserve"> Human </w:t>
      </w:r>
      <w:r w:rsidR="00EE5F31" w:rsidRPr="00C667FB">
        <w:t>papillomavirus (</w:t>
      </w:r>
      <w:r w:rsidRPr="00C667FB">
        <w:t>HPV</w:t>
      </w:r>
      <w:r w:rsidR="00EB180A" w:rsidRPr="00C667FB">
        <w:t>)</w:t>
      </w:r>
      <w:r w:rsidR="00A12B82">
        <w:t xml:space="preserve"> vaccines in</w:t>
      </w:r>
      <w:r w:rsidRPr="00C667FB">
        <w:t xml:space="preserve"> Twitter. By combining sentiment analysis of vaccine sentiment and community detection </w:t>
      </w:r>
      <w:r w:rsidR="00DC4A13">
        <w:t>of</w:t>
      </w:r>
      <w:r w:rsidRPr="00C667FB">
        <w:t xml:space="preserve"> Twitter retweet network, Bello-</w:t>
      </w:r>
      <w:proofErr w:type="spellStart"/>
      <w:r w:rsidRPr="00C667FB">
        <w:t>Orgaz</w:t>
      </w:r>
      <w:proofErr w:type="spellEnd"/>
      <w:r w:rsidRPr="00C667FB">
        <w:t xml:space="preserve"> </w:t>
      </w:r>
      <w:r w:rsidR="00531354" w:rsidRPr="00C667FB">
        <w:t xml:space="preserve">[2] </w:t>
      </w:r>
      <w:r w:rsidRPr="00C667FB">
        <w:t>identified the most influential users for anti-vaccine topics and their communities’ characteristics.</w:t>
      </w:r>
    </w:p>
    <w:p w14:paraId="29AB92F1" w14:textId="77777777" w:rsidR="00BA1397" w:rsidRPr="00C667FB" w:rsidRDefault="00BA1397" w:rsidP="001532AA">
      <w:pPr>
        <w:pStyle w:val="Para"/>
      </w:pPr>
    </w:p>
    <w:p w14:paraId="149903B6" w14:textId="77C0852B" w:rsidR="009F7AB9" w:rsidRPr="00997ED7" w:rsidRDefault="009F7AB9" w:rsidP="00997ED7">
      <w:pPr>
        <w:pStyle w:val="Head1"/>
      </w:pPr>
      <w:r w:rsidRPr="00997ED7">
        <w:t>3</w:t>
      </w:r>
      <w:r w:rsidRPr="00997ED7">
        <w:rPr>
          <w:szCs w:val="22"/>
        </w:rPr>
        <w:t> </w:t>
      </w:r>
      <w:r w:rsidR="00490909" w:rsidRPr="00997ED7">
        <w:t>METHODOLOGY</w:t>
      </w:r>
    </w:p>
    <w:p w14:paraId="2C833DB7" w14:textId="26BEF86D" w:rsidR="000A3D67" w:rsidRPr="00C667FB" w:rsidRDefault="00FA49DB" w:rsidP="006F1986">
      <w:pPr>
        <w:pStyle w:val="Para"/>
        <w:ind w:firstLine="0"/>
      </w:pPr>
      <w:r w:rsidRPr="00C667FB">
        <w:t xml:space="preserve">In order to understand the rise of anti-vaccine movements on social media, this research uses the combination of sentiment analysis with machine learning and community detection on </w:t>
      </w:r>
      <w:r w:rsidR="00B240AC" w:rsidRPr="00C667FB">
        <w:t xml:space="preserve">online </w:t>
      </w:r>
      <w:r w:rsidRPr="00C667FB">
        <w:t xml:space="preserve">social networks to unveil the communication patterns of pro-vaccine and anti-vaccine users on Twitter. The steps of the process are outlined in </w:t>
      </w:r>
      <w:r w:rsidR="003C3318" w:rsidRPr="00C667FB">
        <w:t>Fig</w:t>
      </w:r>
      <w:r w:rsidR="00630F15">
        <w:t>.</w:t>
      </w:r>
      <w:r w:rsidR="003C3318" w:rsidRPr="00C667FB">
        <w:t xml:space="preserve"> 1</w:t>
      </w:r>
      <w:r w:rsidRPr="00C667FB">
        <w:t>. Specifically, we first needed to collect the Twitter data</w:t>
      </w:r>
      <w:r w:rsidR="003213A3" w:rsidRPr="00C667FB">
        <w:t xml:space="preserve"> (S</w:t>
      </w:r>
      <w:r w:rsidR="00451A6C" w:rsidRPr="00C667FB">
        <w:t>ection 3.1)</w:t>
      </w:r>
      <w:r w:rsidR="001440BE" w:rsidRPr="00C667FB">
        <w:t>, however, s</w:t>
      </w:r>
      <w:r w:rsidR="00451A6C" w:rsidRPr="00C667FB">
        <w:t xml:space="preserve">ince tweets are short and </w:t>
      </w:r>
      <w:r w:rsidR="00E47F8A">
        <w:t>their content diverse</w:t>
      </w:r>
      <w:r w:rsidR="00451A6C" w:rsidRPr="00C667FB">
        <w:t xml:space="preserve">, </w:t>
      </w:r>
      <w:r w:rsidR="001440BE" w:rsidRPr="00C667FB">
        <w:t xml:space="preserve">the data corpus needed to be </w:t>
      </w:r>
      <w:r w:rsidR="00451A6C" w:rsidRPr="00C667FB">
        <w:t xml:space="preserve">cleaned </w:t>
      </w:r>
      <w:r w:rsidR="001440BE" w:rsidRPr="00C667FB">
        <w:t>(Section 3.2)</w:t>
      </w:r>
      <w:r w:rsidR="00B240AC" w:rsidRPr="00C667FB">
        <w:t>,</w:t>
      </w:r>
      <w:r w:rsidR="001440BE" w:rsidRPr="00C667FB">
        <w:t xml:space="preserve"> so that the tweets can then be converted to features (e.g.</w:t>
      </w:r>
      <w:r w:rsidR="00B93866">
        <w:t>,</w:t>
      </w:r>
      <w:r w:rsidR="001440BE" w:rsidRPr="00C667FB">
        <w:t xml:space="preserve"> unigrams or bigrams). After which we are able to use such features for </w:t>
      </w:r>
      <w:r w:rsidR="003213A3" w:rsidRPr="00C667FB">
        <w:t>t</w:t>
      </w:r>
      <w:r w:rsidR="001440BE" w:rsidRPr="00C667FB">
        <w:t xml:space="preserve">raining a variety of </w:t>
      </w:r>
      <w:r w:rsidR="003213A3" w:rsidRPr="00C667FB">
        <w:t>classifiers</w:t>
      </w:r>
      <w:r w:rsidR="001440BE" w:rsidRPr="00C667FB">
        <w:t xml:space="preserve"> (Section 3.4).</w:t>
      </w:r>
      <w:r w:rsidR="003213A3" w:rsidRPr="00C667FB">
        <w:t xml:space="preserve"> </w:t>
      </w:r>
      <w:r w:rsidR="00B93866">
        <w:t>Thus far t</w:t>
      </w:r>
      <w:r w:rsidR="003213A3" w:rsidRPr="00C667FB">
        <w:t xml:space="preserve">he </w:t>
      </w:r>
      <w:r w:rsidR="00B93866">
        <w:t xml:space="preserve">focus has been </w:t>
      </w:r>
      <w:r w:rsidR="003213A3" w:rsidRPr="00C667FB">
        <w:t>on identifying each user</w:t>
      </w:r>
      <w:r w:rsidR="00BD7D65" w:rsidRPr="00C667FB">
        <w:t>’</w:t>
      </w:r>
      <w:r w:rsidR="003213A3" w:rsidRPr="00C667FB">
        <w:t>s opinion (i.e.</w:t>
      </w:r>
      <w:r w:rsidR="00B93866">
        <w:t>,</w:t>
      </w:r>
      <w:r w:rsidR="003213A3" w:rsidRPr="00C667FB">
        <w:t xml:space="preserve"> as a pro-vaccine, anti-vaccine, or neutral user)</w:t>
      </w:r>
      <w:r w:rsidR="00B93866">
        <w:t>,</w:t>
      </w:r>
      <w:r w:rsidR="003213A3" w:rsidRPr="00C667FB">
        <w:t xml:space="preserve"> we then </w:t>
      </w:r>
      <w:r w:rsidR="00B240AC" w:rsidRPr="00C667FB">
        <w:t>construct</w:t>
      </w:r>
      <w:r w:rsidR="00862CBD" w:rsidRPr="00C667FB">
        <w:t>ed</w:t>
      </w:r>
      <w:r w:rsidR="00B240AC" w:rsidRPr="00C667FB">
        <w:t xml:space="preserve"> a</w:t>
      </w:r>
      <w:r w:rsidR="003213A3" w:rsidRPr="00C667FB">
        <w:t xml:space="preserve"> retweet </w:t>
      </w:r>
      <w:r w:rsidR="00B240AC" w:rsidRPr="00C667FB">
        <w:t xml:space="preserve">network </w:t>
      </w:r>
      <w:r w:rsidR="004F7168">
        <w:t>in order to</w:t>
      </w:r>
      <w:r w:rsidR="00FD03FE">
        <w:t xml:space="preserve"> </w:t>
      </w:r>
      <w:r w:rsidR="003213A3" w:rsidRPr="00C667FB">
        <w:t xml:space="preserve">understand how </w:t>
      </w:r>
      <w:r w:rsidR="00B240AC" w:rsidRPr="00C667FB">
        <w:t>in-</w:t>
      </w:r>
      <w:r w:rsidR="00ED7F28" w:rsidRPr="00C667FB">
        <w:t>group and cross</w:t>
      </w:r>
      <w:r w:rsidR="00B240AC" w:rsidRPr="00C667FB">
        <w:t>-</w:t>
      </w:r>
      <w:r w:rsidR="003213A3" w:rsidRPr="00C667FB">
        <w:t xml:space="preserve">group </w:t>
      </w:r>
      <w:r w:rsidR="00B240AC" w:rsidRPr="00C667FB">
        <w:t xml:space="preserve">communicate (Section 3.5) in the </w:t>
      </w:r>
      <w:r w:rsidR="00DF1C3D">
        <w:t xml:space="preserve">structural </w:t>
      </w:r>
      <w:r w:rsidR="001817C6">
        <w:t>communities</w:t>
      </w:r>
      <w:r w:rsidR="00B240AC" w:rsidRPr="00C667FB">
        <w:t xml:space="preserve"> detected </w:t>
      </w:r>
      <w:r w:rsidR="001817C6">
        <w:t>in the</w:t>
      </w:r>
      <w:r w:rsidR="00721820" w:rsidRPr="00C667FB">
        <w:t xml:space="preserve"> </w:t>
      </w:r>
      <w:r w:rsidR="00B240AC" w:rsidRPr="00C667FB">
        <w:t>retweet network</w:t>
      </w:r>
      <w:r w:rsidR="00BD2574" w:rsidRPr="00C667FB">
        <w:t>s</w:t>
      </w:r>
      <w:r w:rsidR="00B240AC" w:rsidRPr="00C667FB">
        <w:t xml:space="preserve"> </w:t>
      </w:r>
      <w:r w:rsidR="003213A3" w:rsidRPr="00C667FB">
        <w:t xml:space="preserve">(Section 3.6). These steps </w:t>
      </w:r>
      <w:r w:rsidR="00E13F6B">
        <w:t>are</w:t>
      </w:r>
      <w:r w:rsidR="003213A3" w:rsidRPr="00C667FB">
        <w:t xml:space="preserve"> further </w:t>
      </w:r>
      <w:r w:rsidR="00BD2574" w:rsidRPr="00C667FB">
        <w:t>elaborated,</w:t>
      </w:r>
      <w:r w:rsidR="003213A3" w:rsidRPr="00C667FB">
        <w:t xml:space="preserve"> and more rationale will be given</w:t>
      </w:r>
      <w:r w:rsidR="00B240AC" w:rsidRPr="00C667FB">
        <w:t xml:space="preserve"> for why each step is needed</w:t>
      </w:r>
      <w:r w:rsidR="003213A3" w:rsidRPr="00C667FB">
        <w:t xml:space="preserve"> in the following section</w:t>
      </w:r>
      <w:r w:rsidR="00B240AC" w:rsidRPr="00C667FB">
        <w:t>s</w:t>
      </w:r>
      <w:r w:rsidR="00BD7D65" w:rsidRPr="00C667FB">
        <w:t>.</w:t>
      </w:r>
    </w:p>
    <w:p w14:paraId="0DF4418E" w14:textId="77777777" w:rsidR="00997ED7" w:rsidRDefault="00997ED7" w:rsidP="00997ED7">
      <w:pPr>
        <w:pStyle w:val="Head1"/>
      </w:pPr>
    </w:p>
    <w:p w14:paraId="4C5A09A5" w14:textId="4E437BE1" w:rsidR="000A3D67" w:rsidRPr="00C667FB" w:rsidRDefault="000A3D67" w:rsidP="00997ED7">
      <w:pPr>
        <w:pStyle w:val="Head1"/>
      </w:pPr>
      <w:r w:rsidRPr="00C667FB">
        <w:t>3.1 D</w:t>
      </w:r>
      <w:r w:rsidR="002C6624">
        <w:t>ata</w:t>
      </w:r>
    </w:p>
    <w:p w14:paraId="3530E0CC" w14:textId="6EE456C7" w:rsidR="000A3D67" w:rsidRPr="00C667FB" w:rsidRDefault="000A3D67" w:rsidP="006F1986">
      <w:pPr>
        <w:pStyle w:val="Para"/>
        <w:ind w:firstLine="0"/>
      </w:pPr>
      <w:r w:rsidRPr="00C667FB">
        <w:t xml:space="preserve">The Twitter data </w:t>
      </w:r>
      <w:r w:rsidR="00BD2574" w:rsidRPr="00C667FB">
        <w:t xml:space="preserve">was </w:t>
      </w:r>
      <w:r w:rsidRPr="00C667FB">
        <w:t>collected usi</w:t>
      </w:r>
      <w:r w:rsidR="009A592D">
        <w:t>ng keywords from February 1 to March 9,</w:t>
      </w:r>
      <w:r w:rsidRPr="00C667FB">
        <w:t xml:space="preserve"> 2015</w:t>
      </w:r>
      <w:r w:rsidR="0069546B">
        <w:t xml:space="preserve"> using </w:t>
      </w:r>
      <w:r w:rsidR="00D928CF">
        <w:t>a</w:t>
      </w:r>
      <w:r w:rsidR="0069546B">
        <w:t xml:space="preserve"> geosocial system [</w:t>
      </w:r>
      <w:r w:rsidR="00AE16E8">
        <w:t>7</w:t>
      </w:r>
      <w:r w:rsidR="0069546B">
        <w:t>]</w:t>
      </w:r>
      <w:r w:rsidRPr="00C667FB">
        <w:t xml:space="preserve">, which </w:t>
      </w:r>
      <w:r w:rsidR="00B314D2">
        <w:t>follow</w:t>
      </w:r>
      <w:r w:rsidR="001E6758">
        <w:t>ed</w:t>
      </w:r>
      <w:r w:rsidRPr="00C667FB">
        <w:t xml:space="preserve"> the Measles outbreak in California Disneyland </w:t>
      </w:r>
      <w:r w:rsidR="001E6758">
        <w:t xml:space="preserve">and how this reverberated </w:t>
      </w:r>
      <w:r w:rsidRPr="00C667FB">
        <w:t xml:space="preserve">around the globe. There are 669,136 tweets published by 269,623 distinctive users in total. </w:t>
      </w:r>
    </w:p>
    <w:p w14:paraId="41E37204" w14:textId="558D6BDF" w:rsidR="000A3D67" w:rsidRDefault="000A3D67" w:rsidP="001532AA">
      <w:pPr>
        <w:pStyle w:val="Para"/>
      </w:pPr>
      <w:r w:rsidRPr="00C667FB">
        <w:t xml:space="preserve">Since the objective is to analyze how anti-vaccine and pro-vaccine users communicate on Twitter, we first have to identify each user’s ideological group. As a subtask of sentiment analysis, </w:t>
      </w:r>
      <w:r w:rsidR="001F0E18">
        <w:t xml:space="preserve">we completed </w:t>
      </w:r>
      <w:r w:rsidRPr="00C667FB">
        <w:t>polarity classification using supervised machine learning</w:t>
      </w:r>
      <w:r w:rsidR="001F0E18">
        <w:t>, which</w:t>
      </w:r>
      <w:r w:rsidRPr="00C667FB">
        <w:t xml:space="preserve"> shows good performance </w:t>
      </w:r>
      <w:r w:rsidR="001F0E18">
        <w:t>in</w:t>
      </w:r>
      <w:r w:rsidRPr="00C667FB">
        <w:t xml:space="preserve"> classifying texts to sentiment cat</w:t>
      </w:r>
      <w:r w:rsidR="00D14D33">
        <w:t>egories [23</w:t>
      </w:r>
      <w:r w:rsidR="00EB2CA9" w:rsidRPr="00C667FB">
        <w:t xml:space="preserve">]. </w:t>
      </w:r>
      <w:r w:rsidR="00BD2574" w:rsidRPr="00C667FB">
        <w:t>In order to carry</w:t>
      </w:r>
      <w:r w:rsidR="001E6758">
        <w:t xml:space="preserve"> </w:t>
      </w:r>
      <w:r w:rsidR="00BD2574" w:rsidRPr="00C667FB">
        <w:t>out supervised</w:t>
      </w:r>
      <w:r w:rsidR="001F0E18">
        <w:t xml:space="preserve"> machine</w:t>
      </w:r>
      <w:r w:rsidR="00BD2574" w:rsidRPr="00C667FB">
        <w:t xml:space="preserve"> </w:t>
      </w:r>
      <w:r w:rsidRPr="00C667FB">
        <w:t xml:space="preserve">learning </w:t>
      </w:r>
      <w:r w:rsidR="00BD2574" w:rsidRPr="00C667FB">
        <w:t xml:space="preserve">we </w:t>
      </w:r>
      <w:r w:rsidRPr="00C667FB">
        <w:t>need</w:t>
      </w:r>
      <w:r w:rsidR="001E6758">
        <w:t>ed</w:t>
      </w:r>
      <w:r w:rsidRPr="00C667FB">
        <w:t xml:space="preserve"> </w:t>
      </w:r>
      <w:r w:rsidR="00BD2574" w:rsidRPr="00C667FB">
        <w:t>some hand</w:t>
      </w:r>
      <w:r w:rsidR="001F0E18">
        <w:t>-</w:t>
      </w:r>
      <w:r w:rsidR="00BD2574" w:rsidRPr="00C667FB">
        <w:t>labeled</w:t>
      </w:r>
      <w:r w:rsidRPr="00C667FB">
        <w:t xml:space="preserve"> tweets. To build </w:t>
      </w:r>
      <w:r w:rsidR="00BD2574" w:rsidRPr="00C667FB">
        <w:t xml:space="preserve">such </w:t>
      </w:r>
      <w:r w:rsidRPr="00C667FB">
        <w:t>training data,</w:t>
      </w:r>
      <w:r w:rsidR="00BD2574" w:rsidRPr="00C667FB">
        <w:t xml:space="preserve"> we </w:t>
      </w:r>
      <w:r w:rsidRPr="00C667FB">
        <w:t>hand</w:t>
      </w:r>
      <w:r w:rsidR="001F0E18">
        <w:t>-</w:t>
      </w:r>
      <w:r w:rsidRPr="00C667FB">
        <w:t xml:space="preserve">labeled a small portion of the dataset to three class labels: pro-vaccine, anti-vaccine, and neutral to vaccine. </w:t>
      </w:r>
      <w:r w:rsidR="001F0E18">
        <w:t>H</w:t>
      </w:r>
      <w:r w:rsidRPr="00C667FB">
        <w:t>owever, to decide which tweet belongs to which ideology class</w:t>
      </w:r>
      <w:r w:rsidR="001F0E18">
        <w:t xml:space="preserve"> is subjective as interpretations of subtlety</w:t>
      </w:r>
      <w:r w:rsidRPr="00C667FB">
        <w:t xml:space="preserve"> express</w:t>
      </w:r>
      <w:r w:rsidR="001F0E18">
        <w:t>ed</w:t>
      </w:r>
      <w:r w:rsidRPr="00C667FB">
        <w:t xml:space="preserve"> opinions </w:t>
      </w:r>
      <w:r w:rsidR="001F0E18">
        <w:t>may differ</w:t>
      </w:r>
      <w:r w:rsidRPr="00C667FB">
        <w:t>. Table 1 is an example of the hand label results. Note that in the dataset, very few tweets express</w:t>
      </w:r>
      <w:r w:rsidR="00BD2574" w:rsidRPr="00C667FB">
        <w:t>ed</w:t>
      </w:r>
      <w:r w:rsidRPr="00C667FB">
        <w:t xml:space="preserve"> “neutral opinions” towards </w:t>
      </w:r>
      <w:r w:rsidR="00BD2574" w:rsidRPr="00C667FB">
        <w:t>vac</w:t>
      </w:r>
      <w:r w:rsidR="00721820" w:rsidRPr="00C667FB">
        <w:t>c</w:t>
      </w:r>
      <w:r w:rsidR="00BD2574" w:rsidRPr="00C667FB">
        <w:t xml:space="preserve">ination </w:t>
      </w:r>
      <w:r w:rsidRPr="00C667FB">
        <w:t xml:space="preserve">that </w:t>
      </w:r>
      <w:r w:rsidR="00BD2574" w:rsidRPr="00C667FB">
        <w:t xml:space="preserve">had </w:t>
      </w:r>
      <w:r w:rsidRPr="00C667FB">
        <w:t xml:space="preserve">no leaning towards either pro- or anti-vaccine. Therefore, </w:t>
      </w:r>
      <w:r w:rsidR="00562682" w:rsidRPr="00C667FB">
        <w:t xml:space="preserve">we </w:t>
      </w:r>
      <w:r w:rsidRPr="00C667FB">
        <w:t>defined “neutral” as tweets that express</w:t>
      </w:r>
      <w:r w:rsidR="00BD2574" w:rsidRPr="00C667FB">
        <w:t>ed</w:t>
      </w:r>
      <w:r w:rsidRPr="00C667FB">
        <w:t xml:space="preserve"> concerns about </w:t>
      </w:r>
      <w:r w:rsidR="00BD2574" w:rsidRPr="00C667FB">
        <w:t xml:space="preserve">the </w:t>
      </w:r>
      <w:r w:rsidRPr="00C667FB">
        <w:t>MMR vaccine by reporting certain facts without showing any opinion leaning. Of the whole data corpus, 2% of it was hand labeled following this heuristic.</w:t>
      </w:r>
    </w:p>
    <w:p w14:paraId="2D70323D" w14:textId="3F32B911" w:rsidR="00E47F8A" w:rsidRDefault="00E47F8A" w:rsidP="001532AA">
      <w:pPr>
        <w:pStyle w:val="Para"/>
      </w:pPr>
      <w:r w:rsidRPr="00C667FB">
        <w:t>For classification, we trained different supervised learning models with different features to find the best-performing one. In the following sections we outline the steps for choosing features and models to achieve best result with respect to classifying users to different groups.</w:t>
      </w:r>
    </w:p>
    <w:p w14:paraId="17F28776" w14:textId="77777777" w:rsidR="00997ED7" w:rsidRDefault="00997ED7" w:rsidP="001532AA">
      <w:pPr>
        <w:pStyle w:val="Para"/>
      </w:pPr>
    </w:p>
    <w:p w14:paraId="7678DE66" w14:textId="77777777" w:rsidR="00E47F8A" w:rsidRPr="00C667FB" w:rsidRDefault="00E47F8A" w:rsidP="00997ED7">
      <w:pPr>
        <w:pStyle w:val="Head1"/>
        <w:rPr>
          <w:lang w:eastAsia="zh-CN"/>
        </w:rPr>
      </w:pPr>
      <w:r w:rsidRPr="00C667FB">
        <w:t>3.2</w:t>
      </w:r>
      <w:r w:rsidRPr="00C667FB">
        <w:t> </w:t>
      </w:r>
      <w:r w:rsidRPr="00C667FB">
        <w:t>Preprocess</w:t>
      </w:r>
    </w:p>
    <w:p w14:paraId="15F8D316" w14:textId="77777777" w:rsidR="00E47F8A" w:rsidRPr="00C667FB" w:rsidRDefault="00E47F8A" w:rsidP="00E47F8A">
      <w:pPr>
        <w:spacing w:before="120" w:after="120" w:line="240" w:lineRule="auto"/>
        <w:rPr>
          <w:rFonts w:eastAsia="Linux Libertine" w:cs="Linux Libertine"/>
          <w:sz w:val="20"/>
          <w:szCs w:val="20"/>
        </w:rPr>
      </w:pPr>
      <w:r w:rsidRPr="00C667FB">
        <w:rPr>
          <w:rFonts w:eastAsia="Linux Libertine" w:cs="Linux Libertine"/>
          <w:sz w:val="20"/>
          <w:szCs w:val="20"/>
        </w:rPr>
        <w:t xml:space="preserve">We cleaned out contents such as emoji icons, </w:t>
      </w:r>
      <w:proofErr w:type="spellStart"/>
      <w:r w:rsidRPr="00C667FB">
        <w:rPr>
          <w:rFonts w:eastAsia="Linux Libertine" w:cs="Linux Libertine"/>
          <w:sz w:val="20"/>
          <w:szCs w:val="20"/>
        </w:rPr>
        <w:t>urls</w:t>
      </w:r>
      <w:proofErr w:type="spellEnd"/>
      <w:r w:rsidRPr="00C667FB">
        <w:rPr>
          <w:rFonts w:eastAsia="Linux Libertine" w:cs="Linux Libertine"/>
          <w:sz w:val="20"/>
          <w:szCs w:val="20"/>
        </w:rPr>
        <w:t xml:space="preserve">, “#”, and “@” from each tweet. By observing the data, we noticed that hashtags tended to store very important content. For instance, a lot of the anti-vaccine tweets contained </w:t>
      </w:r>
      <w:r>
        <w:rPr>
          <w:rFonts w:eastAsia="Linux Libertine" w:cs="Linux Libertine"/>
          <w:sz w:val="20"/>
          <w:szCs w:val="20"/>
        </w:rPr>
        <w:t>‘</w:t>
      </w:r>
      <w:r w:rsidRPr="00C667FB">
        <w:rPr>
          <w:rFonts w:eastAsia="Linux Libertine" w:cs="Linux Libertine"/>
          <w:sz w:val="20"/>
          <w:szCs w:val="20"/>
        </w:rPr>
        <w:t>#</w:t>
      </w:r>
      <w:proofErr w:type="spellStart"/>
      <w:r w:rsidRPr="00C667FB">
        <w:rPr>
          <w:rFonts w:eastAsia="Linux Libertine" w:cs="Linux Libertine"/>
          <w:sz w:val="20"/>
          <w:szCs w:val="20"/>
        </w:rPr>
        <w:t>CDCwhistleblower</w:t>
      </w:r>
      <w:proofErr w:type="spellEnd"/>
      <w:r>
        <w:rPr>
          <w:rFonts w:eastAsia="Linux Libertine" w:cs="Linux Libertine"/>
          <w:sz w:val="20"/>
          <w:szCs w:val="20"/>
        </w:rPr>
        <w:t>’</w:t>
      </w:r>
      <w:r w:rsidRPr="00C667FB">
        <w:rPr>
          <w:rFonts w:eastAsia="Linux Libertine" w:cs="Linux Libertine"/>
          <w:sz w:val="20"/>
          <w:szCs w:val="20"/>
        </w:rPr>
        <w:t>. Therefore, instead of deleting the content of hashtags, we only deleted the “#” symbols and used the hashtag content as part of the content of tweets to train the models (as will be discussed in Section 3.4). Additionally, we used techniques</w:t>
      </w:r>
      <w:r>
        <w:rPr>
          <w:rFonts w:eastAsia="Linux Libertine" w:cs="Linux Libertine"/>
          <w:sz w:val="20"/>
          <w:szCs w:val="20"/>
        </w:rPr>
        <w:t>,</w:t>
      </w:r>
      <w:r w:rsidRPr="00C667FB">
        <w:rPr>
          <w:rFonts w:eastAsia="Linux Libertine" w:cs="Linux Libertine"/>
          <w:sz w:val="20"/>
          <w:szCs w:val="20"/>
        </w:rPr>
        <w:t xml:space="preserve"> such as lemmatization and spell checking</w:t>
      </w:r>
      <w:r>
        <w:rPr>
          <w:rFonts w:eastAsia="Linux Libertine" w:cs="Linux Libertine"/>
          <w:sz w:val="20"/>
          <w:szCs w:val="20"/>
        </w:rPr>
        <w:t>,</w:t>
      </w:r>
      <w:r w:rsidRPr="00C667FB">
        <w:rPr>
          <w:rFonts w:eastAsia="Linux Libertine" w:cs="Linux Libertine"/>
          <w:sz w:val="20"/>
          <w:szCs w:val="20"/>
        </w:rPr>
        <w:t xml:space="preserve"> to make the text easier to train. Lemmatization is an important step for preprocessing textual </w:t>
      </w:r>
      <w:r w:rsidRPr="00C667FB">
        <w:rPr>
          <w:rFonts w:eastAsia="Linux Libertine" w:cs="Linux Libertine"/>
          <w:sz w:val="20"/>
          <w:szCs w:val="20"/>
        </w:rPr>
        <w:lastRenderedPageBreak/>
        <w:t xml:space="preserve">data, </w:t>
      </w:r>
      <w:r>
        <w:rPr>
          <w:rFonts w:eastAsia="Linux Libertine" w:cs="Linux Libertine"/>
          <w:sz w:val="20"/>
          <w:szCs w:val="20"/>
        </w:rPr>
        <w:t>as it allows for the</w:t>
      </w:r>
      <w:r w:rsidRPr="00C667FB">
        <w:rPr>
          <w:rFonts w:eastAsia="Linux Libertine" w:cs="Linux Libertine"/>
          <w:sz w:val="20"/>
          <w:szCs w:val="20"/>
        </w:rPr>
        <w:t xml:space="preserve"> grouping together different forms of a word as the same one, such as using </w:t>
      </w:r>
      <w:r>
        <w:rPr>
          <w:rFonts w:eastAsia="Linux Libertine" w:cs="Linux Libertine"/>
          <w:sz w:val="20"/>
          <w:szCs w:val="20"/>
        </w:rPr>
        <w:t>‘</w:t>
      </w:r>
      <w:r w:rsidRPr="00C667FB">
        <w:rPr>
          <w:rFonts w:eastAsia="Linux Libertine" w:cs="Linux Libertine"/>
          <w:sz w:val="20"/>
          <w:szCs w:val="20"/>
        </w:rPr>
        <w:t>be</w:t>
      </w:r>
      <w:r>
        <w:rPr>
          <w:rFonts w:eastAsia="Linux Libertine" w:cs="Linux Libertine"/>
          <w:sz w:val="20"/>
          <w:szCs w:val="20"/>
        </w:rPr>
        <w:t>’</w:t>
      </w:r>
      <w:r w:rsidRPr="00C667FB">
        <w:rPr>
          <w:rFonts w:eastAsia="Linux Libertine" w:cs="Linux Libertine"/>
          <w:sz w:val="20"/>
          <w:szCs w:val="20"/>
        </w:rPr>
        <w:t xml:space="preserve"> to include </w:t>
      </w:r>
      <w:r>
        <w:rPr>
          <w:rFonts w:eastAsia="Linux Libertine" w:cs="Linux Libertine"/>
          <w:sz w:val="20"/>
          <w:szCs w:val="20"/>
        </w:rPr>
        <w:t>‘</w:t>
      </w:r>
      <w:r w:rsidRPr="00C667FB">
        <w:rPr>
          <w:rFonts w:eastAsia="Linux Libertine" w:cs="Linux Libertine"/>
          <w:sz w:val="20"/>
          <w:szCs w:val="20"/>
        </w:rPr>
        <w:t>am</w:t>
      </w:r>
      <w:r>
        <w:rPr>
          <w:rFonts w:eastAsia="Linux Libertine" w:cs="Linux Libertine"/>
          <w:sz w:val="20"/>
          <w:szCs w:val="20"/>
        </w:rPr>
        <w:t>’</w:t>
      </w:r>
      <w:r w:rsidRPr="00C667FB">
        <w:rPr>
          <w:rFonts w:eastAsia="Linux Libertine" w:cs="Linux Libertine"/>
          <w:sz w:val="20"/>
          <w:szCs w:val="20"/>
        </w:rPr>
        <w:t xml:space="preserve">, </w:t>
      </w:r>
      <w:r>
        <w:rPr>
          <w:rFonts w:eastAsia="Linux Libertine" w:cs="Linux Libertine"/>
          <w:sz w:val="20"/>
          <w:szCs w:val="20"/>
        </w:rPr>
        <w:t>‘</w:t>
      </w:r>
      <w:r w:rsidRPr="00C667FB">
        <w:rPr>
          <w:rFonts w:eastAsia="Linux Libertine" w:cs="Linux Libertine"/>
          <w:sz w:val="20"/>
          <w:szCs w:val="20"/>
        </w:rPr>
        <w:t>is</w:t>
      </w:r>
      <w:r>
        <w:rPr>
          <w:rFonts w:eastAsia="Linux Libertine" w:cs="Linux Libertine"/>
          <w:sz w:val="20"/>
          <w:szCs w:val="20"/>
        </w:rPr>
        <w:t>’</w:t>
      </w:r>
      <w:r w:rsidRPr="00C667FB">
        <w:rPr>
          <w:rFonts w:eastAsia="Linux Libertine" w:cs="Linux Libertine"/>
          <w:sz w:val="20"/>
          <w:szCs w:val="20"/>
        </w:rPr>
        <w:t xml:space="preserve">, </w:t>
      </w:r>
      <w:r>
        <w:rPr>
          <w:rFonts w:eastAsia="Linux Libertine" w:cs="Linux Libertine"/>
          <w:sz w:val="20"/>
          <w:szCs w:val="20"/>
        </w:rPr>
        <w:t>‘</w:t>
      </w:r>
      <w:r w:rsidRPr="00C667FB">
        <w:rPr>
          <w:rFonts w:eastAsia="Linux Libertine" w:cs="Linux Libertine"/>
          <w:sz w:val="20"/>
          <w:szCs w:val="20"/>
        </w:rPr>
        <w:t>are</w:t>
      </w:r>
      <w:r>
        <w:rPr>
          <w:rFonts w:eastAsia="Linux Libertine" w:cs="Linux Libertine"/>
          <w:sz w:val="20"/>
          <w:szCs w:val="20"/>
        </w:rPr>
        <w:t>’</w:t>
      </w:r>
      <w:r w:rsidRPr="00C667FB">
        <w:rPr>
          <w:rFonts w:eastAsia="Linux Libertine" w:cs="Linux Libertine"/>
          <w:sz w:val="20"/>
          <w:szCs w:val="20"/>
        </w:rPr>
        <w:t xml:space="preserve">. By doing this, it helps make the features more general and therefore easier to perform classification.  </w:t>
      </w:r>
    </w:p>
    <w:p w14:paraId="318CD055" w14:textId="7C718031" w:rsidR="00E47F8A" w:rsidRDefault="00E47F8A" w:rsidP="00CA7358">
      <w:pPr>
        <w:pStyle w:val="Head2"/>
      </w:pPr>
    </w:p>
    <w:p w14:paraId="38130D84" w14:textId="4866F9E0" w:rsidR="00E47F8A" w:rsidRPr="00C667FB" w:rsidRDefault="00E47F8A" w:rsidP="00CA7358">
      <w:pPr>
        <w:pStyle w:val="Head2"/>
        <w:sectPr w:rsidR="00E47F8A" w:rsidRPr="00C667FB" w:rsidSect="00B03528">
          <w:footerReference w:type="default" r:id="rId11"/>
          <w:endnotePr>
            <w:numFmt w:val="decimal"/>
          </w:endnotePr>
          <w:type w:val="continuous"/>
          <w:pgSz w:w="12240" w:h="15840" w:code="9"/>
          <w:pgMar w:top="1640" w:right="1080" w:bottom="1600" w:left="1080" w:header="1080" w:footer="1080" w:gutter="0"/>
          <w:pgNumType w:start="1"/>
          <w:cols w:num="2" w:space="480"/>
          <w:titlePg/>
          <w:docGrid w:linePitch="360"/>
        </w:sectPr>
      </w:pPr>
    </w:p>
    <w:p w14:paraId="60F39EB7" w14:textId="77777777" w:rsidR="000A3D67" w:rsidRPr="00C667FB" w:rsidRDefault="000A3D67" w:rsidP="00CA7358">
      <w:pPr>
        <w:pStyle w:val="Head2"/>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0A3D67" w:rsidRPr="00C667FB" w14:paraId="6313109A" w14:textId="77777777" w:rsidTr="007A4132">
        <w:trPr>
          <w:trHeight w:val="2319"/>
        </w:trPr>
        <w:tc>
          <w:tcPr>
            <w:tcW w:w="10188" w:type="dxa"/>
          </w:tcPr>
          <w:p w14:paraId="78515411" w14:textId="1971C4E3" w:rsidR="000A3D67" w:rsidRPr="00C667FB" w:rsidRDefault="00091FBB" w:rsidP="00DF3287">
            <w:pPr>
              <w:pStyle w:val="Head2"/>
            </w:pPr>
            <w:r w:rsidRPr="00C667FB">
              <w:rPr>
                <w:noProof/>
              </w:rPr>
              <w:drawing>
                <wp:inline distT="0" distB="0" distL="0" distR="0" wp14:anchorId="3C9B09B0" wp14:editId="05094583">
                  <wp:extent cx="6254885" cy="1314891"/>
                  <wp:effectExtent l="0" t="0" r="0" b="6350"/>
                  <wp:docPr id="18" name="Picture 18" descr="SMSociety_pa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MSociety_paper.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9768" cy="1336939"/>
                          </a:xfrm>
                          <a:prstGeom prst="rect">
                            <a:avLst/>
                          </a:prstGeom>
                          <a:noFill/>
                          <a:ln>
                            <a:noFill/>
                          </a:ln>
                        </pic:spPr>
                      </pic:pic>
                    </a:graphicData>
                  </a:graphic>
                </wp:inline>
              </w:drawing>
            </w:r>
          </w:p>
        </w:tc>
      </w:tr>
      <w:tr w:rsidR="000A3D67" w:rsidRPr="00C667FB" w14:paraId="1B1C0373" w14:textId="77777777" w:rsidTr="007A4132">
        <w:trPr>
          <w:trHeight w:val="609"/>
        </w:trPr>
        <w:tc>
          <w:tcPr>
            <w:tcW w:w="10188" w:type="dxa"/>
          </w:tcPr>
          <w:p w14:paraId="6D70CAAB" w14:textId="40EA13AE" w:rsidR="005736EC" w:rsidRPr="00C667FB" w:rsidRDefault="000A3D67" w:rsidP="00DF3287">
            <w:pPr>
              <w:pStyle w:val="Head2"/>
            </w:pPr>
            <w:r w:rsidRPr="00C667FB">
              <w:t>Figure 1:</w:t>
            </w:r>
            <w:r w:rsidR="00ED7F28" w:rsidRPr="00C667FB">
              <w:t xml:space="preserve"> </w:t>
            </w:r>
            <w:r w:rsidR="006E6D57" w:rsidRPr="00C667FB">
              <w:t xml:space="preserve">Steps used in our study </w:t>
            </w:r>
            <w:r w:rsidR="00EE5F31" w:rsidRPr="00C667FB">
              <w:t xml:space="preserve">to </w:t>
            </w:r>
            <w:r w:rsidR="00EB180A" w:rsidRPr="00C667FB">
              <w:t>unveil the communication patterns of pro-vaccine and anti-vaccine users on Twitter</w:t>
            </w:r>
            <w:r w:rsidR="00DF3287">
              <w:t>.</w:t>
            </w:r>
          </w:p>
        </w:tc>
      </w:tr>
    </w:tbl>
    <w:p w14:paraId="62BF051C" w14:textId="77777777" w:rsidR="000A3D67" w:rsidRPr="00C667FB" w:rsidRDefault="000A3D67" w:rsidP="00CA7358">
      <w:pPr>
        <w:pStyle w:val="Head2"/>
        <w:sectPr w:rsidR="000A3D67" w:rsidRPr="00C667FB" w:rsidSect="000A3D67">
          <w:endnotePr>
            <w:numFmt w:val="decimal"/>
          </w:endnotePr>
          <w:type w:val="continuous"/>
          <w:pgSz w:w="12240" w:h="15840" w:code="9"/>
          <w:pgMar w:top="1640" w:right="1080" w:bottom="1600" w:left="1080" w:header="1080" w:footer="1080" w:gutter="0"/>
          <w:pgNumType w:start="1"/>
          <w:cols w:space="480"/>
          <w:titlePg/>
          <w:docGrid w:linePitch="360"/>
        </w:sectPr>
      </w:pPr>
    </w:p>
    <w:p w14:paraId="46CB9A1E" w14:textId="77777777" w:rsidR="00E47F8A" w:rsidRPr="00C667FB" w:rsidRDefault="00E47F8A" w:rsidP="00E47F8A">
      <w:pPr>
        <w:spacing w:before="120" w:after="120" w:line="240" w:lineRule="auto"/>
        <w:ind w:firstLine="285"/>
        <w:jc w:val="center"/>
        <w:outlineLvl w:val="0"/>
        <w:rPr>
          <w:rFonts w:eastAsia="Linux Libertine" w:cs="Linux Libertine"/>
          <w:b/>
          <w:sz w:val="20"/>
          <w:szCs w:val="20"/>
        </w:rPr>
      </w:pPr>
      <w:r w:rsidRPr="00C667FB">
        <w:rPr>
          <w:rFonts w:eastAsia="Linux Libertine" w:cs="Linux Libertine"/>
          <w:b/>
          <w:sz w:val="20"/>
          <w:szCs w:val="20"/>
        </w:rPr>
        <w:t>Table 1: Examples of hand labeled tweets</w:t>
      </w:r>
    </w:p>
    <w:tbl>
      <w:tblPr>
        <w:tblW w:w="4742" w:type="dxa"/>
        <w:jc w:val="center"/>
        <w:tblBorders>
          <w:top w:val="single" w:sz="4" w:space="0" w:color="000000"/>
          <w:bottom w:val="single" w:sz="4" w:space="0" w:color="000000"/>
        </w:tblBorders>
        <w:tblLayout w:type="fixed"/>
        <w:tblLook w:val="0000" w:firstRow="0" w:lastRow="0" w:firstColumn="0" w:lastColumn="0" w:noHBand="0" w:noVBand="0"/>
      </w:tblPr>
      <w:tblGrid>
        <w:gridCol w:w="1326"/>
        <w:gridCol w:w="3416"/>
      </w:tblGrid>
      <w:tr w:rsidR="00E47F8A" w:rsidRPr="00C667FB" w14:paraId="7DB29231" w14:textId="77777777" w:rsidTr="00060C50">
        <w:trPr>
          <w:trHeight w:val="186"/>
          <w:jc w:val="center"/>
        </w:trPr>
        <w:tc>
          <w:tcPr>
            <w:tcW w:w="1326" w:type="dxa"/>
            <w:tcBorders>
              <w:top w:val="single" w:sz="4" w:space="0" w:color="000000"/>
              <w:bottom w:val="single" w:sz="4" w:space="0" w:color="000000"/>
            </w:tcBorders>
            <w:shd w:val="clear" w:color="auto" w:fill="D9D9D9" w:themeFill="background1" w:themeFillShade="D9"/>
          </w:tcPr>
          <w:p w14:paraId="0BE455C1" w14:textId="77777777" w:rsidR="00E47F8A" w:rsidRPr="00C667FB" w:rsidRDefault="00E47F8A" w:rsidP="00060C50">
            <w:pPr>
              <w:spacing w:line="240" w:lineRule="auto"/>
              <w:ind w:left="-30"/>
              <w:jc w:val="center"/>
              <w:rPr>
                <w:rFonts w:eastAsia="Linux Libertine" w:cs="Linux Libertine"/>
                <w:b/>
                <w:sz w:val="20"/>
                <w:szCs w:val="20"/>
              </w:rPr>
            </w:pPr>
            <w:r w:rsidRPr="00C667FB">
              <w:rPr>
                <w:rFonts w:eastAsia="Linux Libertine" w:cs="Linux Libertine"/>
                <w:b/>
                <w:sz w:val="20"/>
                <w:szCs w:val="20"/>
              </w:rPr>
              <w:t>Labels</w:t>
            </w:r>
          </w:p>
        </w:tc>
        <w:tc>
          <w:tcPr>
            <w:tcW w:w="3416" w:type="dxa"/>
            <w:tcBorders>
              <w:top w:val="single" w:sz="4" w:space="0" w:color="000000"/>
              <w:bottom w:val="single" w:sz="4" w:space="0" w:color="000000"/>
            </w:tcBorders>
            <w:shd w:val="clear" w:color="auto" w:fill="D9D9D9" w:themeFill="background1" w:themeFillShade="D9"/>
          </w:tcPr>
          <w:p w14:paraId="51BA9352" w14:textId="77777777" w:rsidR="00E47F8A" w:rsidRPr="00C667FB" w:rsidRDefault="00E47F8A" w:rsidP="00060C50">
            <w:pPr>
              <w:spacing w:line="240" w:lineRule="auto"/>
              <w:jc w:val="center"/>
              <w:rPr>
                <w:rFonts w:eastAsia="Linux Libertine" w:cs="Linux Libertine"/>
                <w:b/>
                <w:sz w:val="20"/>
                <w:szCs w:val="20"/>
              </w:rPr>
            </w:pPr>
            <w:r w:rsidRPr="00C667FB">
              <w:rPr>
                <w:rFonts w:eastAsia="Linux Libertine" w:cs="Linux Libertine"/>
                <w:b/>
                <w:sz w:val="20"/>
                <w:szCs w:val="20"/>
              </w:rPr>
              <w:t>Examples</w:t>
            </w:r>
          </w:p>
        </w:tc>
      </w:tr>
      <w:tr w:rsidR="00E47F8A" w:rsidRPr="00C667FB" w14:paraId="5D39A572" w14:textId="77777777" w:rsidTr="00060C50">
        <w:trPr>
          <w:trHeight w:val="1194"/>
          <w:jc w:val="center"/>
        </w:trPr>
        <w:tc>
          <w:tcPr>
            <w:tcW w:w="1326" w:type="dxa"/>
            <w:tcBorders>
              <w:top w:val="single" w:sz="4" w:space="0" w:color="000000"/>
            </w:tcBorders>
            <w:shd w:val="clear" w:color="auto" w:fill="auto"/>
          </w:tcPr>
          <w:p w14:paraId="469F6719" w14:textId="77777777" w:rsidR="00E47F8A" w:rsidRPr="00C667FB" w:rsidRDefault="00E47F8A" w:rsidP="00060C50">
            <w:pPr>
              <w:spacing w:line="240" w:lineRule="auto"/>
              <w:ind w:left="-30"/>
              <w:jc w:val="center"/>
              <w:rPr>
                <w:rFonts w:eastAsia="Linux Libertine" w:cs="Linux Libertine"/>
                <w:sz w:val="20"/>
                <w:szCs w:val="20"/>
              </w:rPr>
            </w:pPr>
            <w:r w:rsidRPr="00C667FB">
              <w:rPr>
                <w:rFonts w:eastAsia="Linux Libertine" w:cs="Linux Libertine"/>
                <w:sz w:val="20"/>
                <w:szCs w:val="20"/>
              </w:rPr>
              <w:t>Pro-vaccine</w:t>
            </w:r>
          </w:p>
        </w:tc>
        <w:tc>
          <w:tcPr>
            <w:tcW w:w="3416" w:type="dxa"/>
            <w:tcBorders>
              <w:top w:val="single" w:sz="4" w:space="0" w:color="000000"/>
            </w:tcBorders>
            <w:shd w:val="clear" w:color="auto" w:fill="auto"/>
          </w:tcPr>
          <w:p w14:paraId="6C430950" w14:textId="77777777" w:rsidR="00E47F8A" w:rsidRPr="00C667FB" w:rsidRDefault="00E47F8A" w:rsidP="00060C50">
            <w:pPr>
              <w:spacing w:line="240" w:lineRule="auto"/>
              <w:rPr>
                <w:rFonts w:eastAsia="Linux Libertine" w:cs="Linux Libertine"/>
                <w:sz w:val="20"/>
                <w:szCs w:val="20"/>
              </w:rPr>
            </w:pPr>
            <w:r w:rsidRPr="00C667FB">
              <w:rPr>
                <w:rFonts w:eastAsia="Linux Libertine" w:cs="Linux Libertine"/>
                <w:sz w:val="20"/>
                <w:szCs w:val="20"/>
              </w:rPr>
              <w:t>“The benefit of vaccines is not a matter of opinion, but a matter of fact.”</w:t>
            </w:r>
          </w:p>
          <w:p w14:paraId="62C93D18" w14:textId="77777777" w:rsidR="00E47F8A" w:rsidRPr="00C667FB" w:rsidRDefault="00E47F8A" w:rsidP="00060C50">
            <w:pPr>
              <w:spacing w:line="240" w:lineRule="auto"/>
              <w:rPr>
                <w:rFonts w:eastAsia="Linux Libertine" w:cs="Linux Libertine"/>
                <w:sz w:val="20"/>
                <w:szCs w:val="20"/>
              </w:rPr>
            </w:pPr>
            <w:r w:rsidRPr="00C667FB">
              <w:rPr>
                <w:rFonts w:eastAsia="Linux Libertine" w:cs="Linux Libertine"/>
                <w:sz w:val="20"/>
                <w:szCs w:val="20"/>
              </w:rPr>
              <w:t>“Did the incidence of measles in the US decrease after the measles vaccine was introduced in 1963? Yes.”</w:t>
            </w:r>
          </w:p>
        </w:tc>
      </w:tr>
      <w:tr w:rsidR="00E47F8A" w:rsidRPr="00C667FB" w14:paraId="7641E426" w14:textId="77777777" w:rsidTr="00060C50">
        <w:trPr>
          <w:trHeight w:val="475"/>
          <w:jc w:val="center"/>
        </w:trPr>
        <w:tc>
          <w:tcPr>
            <w:tcW w:w="1326" w:type="dxa"/>
            <w:shd w:val="clear" w:color="auto" w:fill="auto"/>
          </w:tcPr>
          <w:p w14:paraId="078CFD8E" w14:textId="77777777" w:rsidR="00E47F8A" w:rsidRPr="00C667FB" w:rsidRDefault="00E47F8A" w:rsidP="00060C50">
            <w:pPr>
              <w:spacing w:line="240" w:lineRule="auto"/>
              <w:ind w:left="-30"/>
              <w:rPr>
                <w:rFonts w:eastAsia="Linux Libertine" w:cs="Linux Libertine"/>
                <w:sz w:val="20"/>
                <w:szCs w:val="20"/>
              </w:rPr>
            </w:pPr>
            <w:r w:rsidRPr="00C667FB">
              <w:rPr>
                <w:rFonts w:eastAsia="Linux Libertine" w:cs="Linux Libertine"/>
                <w:sz w:val="20"/>
                <w:szCs w:val="20"/>
              </w:rPr>
              <w:t>Anti-vaccine</w:t>
            </w:r>
          </w:p>
        </w:tc>
        <w:tc>
          <w:tcPr>
            <w:tcW w:w="3416" w:type="dxa"/>
            <w:tcBorders>
              <w:top w:val="single" w:sz="7" w:space="0" w:color="000000"/>
              <w:left w:val="nil"/>
              <w:bottom w:val="single" w:sz="7" w:space="0" w:color="000000"/>
              <w:right w:val="nil"/>
            </w:tcBorders>
            <w:tcMar>
              <w:top w:w="100" w:type="dxa"/>
              <w:left w:w="100" w:type="dxa"/>
              <w:bottom w:w="100" w:type="dxa"/>
              <w:right w:w="100" w:type="dxa"/>
            </w:tcMar>
          </w:tcPr>
          <w:p w14:paraId="46E7DCB8" w14:textId="77777777" w:rsidR="00E47F8A" w:rsidRDefault="00E47F8A" w:rsidP="00060C50">
            <w:pPr>
              <w:spacing w:line="240" w:lineRule="auto"/>
              <w:contextualSpacing/>
              <w:rPr>
                <w:rFonts w:eastAsia="Linux Libertine" w:cs="Linux Libertine"/>
                <w:sz w:val="20"/>
                <w:szCs w:val="20"/>
              </w:rPr>
            </w:pPr>
            <w:r w:rsidRPr="00C667FB">
              <w:rPr>
                <w:rFonts w:eastAsia="Linux Libertine" w:cs="Linux Libertine"/>
                <w:sz w:val="20"/>
                <w:szCs w:val="20"/>
              </w:rPr>
              <w:t>“Measles Vaccine is Super Toxic, causes Autism, CONFIRMED by CDC Top Scientist.”</w:t>
            </w:r>
          </w:p>
          <w:p w14:paraId="480B5828" w14:textId="77777777" w:rsidR="00E47F8A" w:rsidRPr="00C667FB" w:rsidRDefault="00E47F8A" w:rsidP="00060C50">
            <w:pPr>
              <w:spacing w:line="240" w:lineRule="auto"/>
              <w:contextualSpacing/>
              <w:rPr>
                <w:rFonts w:eastAsia="Linux Libertine" w:cs="Linux Libertine"/>
                <w:sz w:val="20"/>
                <w:szCs w:val="20"/>
              </w:rPr>
            </w:pPr>
            <w:r>
              <w:rPr>
                <w:rFonts w:eastAsia="Linux Libertine" w:cs="Linux Libertine"/>
                <w:sz w:val="20"/>
                <w:szCs w:val="20"/>
              </w:rPr>
              <w:t>“</w:t>
            </w:r>
            <w:r w:rsidRPr="00D01D0A">
              <w:rPr>
                <w:rFonts w:eastAsia="Linux Libertine" w:cs="Linux Libertine"/>
                <w:sz w:val="20"/>
                <w:szCs w:val="20"/>
              </w:rPr>
              <w:t xml:space="preserve">It is </w:t>
            </w:r>
            <w:proofErr w:type="spellStart"/>
            <w:r w:rsidRPr="00D01D0A">
              <w:rPr>
                <w:rFonts w:eastAsia="Linux Libertine" w:cs="Linux Libertine"/>
                <w:sz w:val="20"/>
                <w:szCs w:val="20"/>
              </w:rPr>
              <w:t>abt</w:t>
            </w:r>
            <w:proofErr w:type="spellEnd"/>
            <w:r w:rsidRPr="00D01D0A">
              <w:rPr>
                <w:rFonts w:eastAsia="Linux Libertine" w:cs="Linux Libertine"/>
                <w:sz w:val="20"/>
                <w:szCs w:val="20"/>
              </w:rPr>
              <w:t xml:space="preserve"> #Healt</w:t>
            </w:r>
            <w:r>
              <w:rPr>
                <w:rFonts w:eastAsia="Linux Libertine" w:cs="Linux Libertine"/>
                <w:sz w:val="20"/>
                <w:szCs w:val="20"/>
              </w:rPr>
              <w:t xml:space="preserve">h </w:t>
            </w:r>
            <w:proofErr w:type="gramStart"/>
            <w:r>
              <w:rPr>
                <w:rFonts w:eastAsia="Linux Libertine" w:cs="Linux Libertine"/>
                <w:sz w:val="20"/>
                <w:szCs w:val="20"/>
              </w:rPr>
              <w:t>regained</w:t>
            </w:r>
            <w:proofErr w:type="gramEnd"/>
            <w:r>
              <w:rPr>
                <w:rFonts w:eastAsia="Linux Libertine" w:cs="Linux Libertine"/>
                <w:sz w:val="20"/>
                <w:szCs w:val="20"/>
              </w:rPr>
              <w:t xml:space="preserve"> and Freedom retained </w:t>
            </w:r>
            <w:r w:rsidRPr="00D01D0A">
              <w:rPr>
                <w:rFonts w:eastAsia="Linux Libertine" w:cs="Linux Libertine"/>
                <w:sz w:val="20"/>
                <w:szCs w:val="20"/>
              </w:rPr>
              <w:t>#</w:t>
            </w:r>
            <w:proofErr w:type="spellStart"/>
            <w:r w:rsidRPr="00D01D0A">
              <w:rPr>
                <w:rFonts w:eastAsia="Linux Libertine" w:cs="Linux Libertine"/>
                <w:sz w:val="20"/>
                <w:szCs w:val="20"/>
              </w:rPr>
              <w:t>CDCwhistleblower</w:t>
            </w:r>
            <w:proofErr w:type="spellEnd"/>
            <w:r w:rsidRPr="00D01D0A">
              <w:rPr>
                <w:rFonts w:eastAsia="Linux Libertine" w:cs="Linux Libertine"/>
                <w:sz w:val="20"/>
                <w:szCs w:val="20"/>
              </w:rPr>
              <w:t xml:space="preserve"> No Vaccine Mandates</w:t>
            </w:r>
            <w:r>
              <w:rPr>
                <w:rFonts w:eastAsia="Linux Libertine" w:cs="Linux Libertine"/>
                <w:sz w:val="20"/>
                <w:szCs w:val="20"/>
              </w:rPr>
              <w:t>”</w:t>
            </w:r>
          </w:p>
        </w:tc>
      </w:tr>
      <w:tr w:rsidR="00E47F8A" w:rsidRPr="00C667FB" w14:paraId="1CEF40AA" w14:textId="77777777" w:rsidTr="00060C50">
        <w:trPr>
          <w:trHeight w:val="502"/>
          <w:jc w:val="center"/>
        </w:trPr>
        <w:tc>
          <w:tcPr>
            <w:tcW w:w="1326" w:type="dxa"/>
            <w:shd w:val="clear" w:color="auto" w:fill="auto"/>
          </w:tcPr>
          <w:p w14:paraId="58DA7C0A" w14:textId="77777777" w:rsidR="00E47F8A" w:rsidRPr="00C667FB" w:rsidRDefault="00E47F8A" w:rsidP="00060C50">
            <w:pPr>
              <w:spacing w:line="240" w:lineRule="auto"/>
              <w:ind w:left="-30"/>
              <w:jc w:val="center"/>
              <w:rPr>
                <w:rFonts w:eastAsia="Linux Libertine" w:cs="Linux Libertine"/>
                <w:sz w:val="20"/>
                <w:szCs w:val="20"/>
              </w:rPr>
            </w:pPr>
            <w:r w:rsidRPr="00C667FB">
              <w:rPr>
                <w:rFonts w:eastAsia="Linux Libertine" w:cs="Linux Libertine"/>
                <w:sz w:val="20"/>
                <w:szCs w:val="20"/>
              </w:rPr>
              <w:t xml:space="preserve">Neutral to </w:t>
            </w:r>
          </w:p>
          <w:p w14:paraId="50D57DBF" w14:textId="77777777" w:rsidR="00E47F8A" w:rsidRPr="00C667FB" w:rsidRDefault="00E47F8A" w:rsidP="00060C50">
            <w:pPr>
              <w:spacing w:line="240" w:lineRule="auto"/>
              <w:ind w:left="-30"/>
              <w:jc w:val="center"/>
              <w:rPr>
                <w:rFonts w:eastAsia="Linux Libertine" w:cs="Linux Libertine"/>
                <w:sz w:val="20"/>
                <w:szCs w:val="20"/>
              </w:rPr>
            </w:pPr>
            <w:r w:rsidRPr="00C667FB">
              <w:rPr>
                <w:rFonts w:eastAsia="Linux Libertine" w:cs="Linux Libertine"/>
                <w:sz w:val="20"/>
                <w:szCs w:val="20"/>
              </w:rPr>
              <w:t>vaccine</w:t>
            </w:r>
          </w:p>
        </w:tc>
        <w:tc>
          <w:tcPr>
            <w:tcW w:w="3416" w:type="dxa"/>
            <w:tcBorders>
              <w:top w:val="single" w:sz="7" w:space="0" w:color="000000"/>
              <w:left w:val="nil"/>
              <w:bottom w:val="single" w:sz="7" w:space="0" w:color="000000"/>
              <w:right w:val="nil"/>
            </w:tcBorders>
            <w:tcMar>
              <w:top w:w="100" w:type="dxa"/>
              <w:left w:w="100" w:type="dxa"/>
              <w:bottom w:w="100" w:type="dxa"/>
              <w:right w:w="100" w:type="dxa"/>
            </w:tcMar>
          </w:tcPr>
          <w:p w14:paraId="2945FABB" w14:textId="77777777" w:rsidR="00E47F8A" w:rsidRDefault="00E47F8A" w:rsidP="00060C50">
            <w:pPr>
              <w:spacing w:line="240" w:lineRule="auto"/>
              <w:rPr>
                <w:rFonts w:eastAsia="Linux Libertine" w:cs="Linux Libertine"/>
                <w:sz w:val="20"/>
                <w:szCs w:val="20"/>
              </w:rPr>
            </w:pPr>
            <w:r w:rsidRPr="00C667FB">
              <w:rPr>
                <w:rFonts w:eastAsia="Linux Libertine" w:cs="Linux Libertine"/>
                <w:sz w:val="20"/>
                <w:szCs w:val="20"/>
              </w:rPr>
              <w:t>“A look at some vaccine-related legislation in several states</w:t>
            </w:r>
            <w:r>
              <w:rPr>
                <w:rFonts w:eastAsia="Linux Libertine" w:cs="Linux Libertine"/>
                <w:sz w:val="20"/>
                <w:szCs w:val="20"/>
              </w:rPr>
              <w:t>.</w:t>
            </w:r>
            <w:r w:rsidRPr="00C667FB">
              <w:rPr>
                <w:rFonts w:eastAsia="Linux Libertine" w:cs="Linux Libertine"/>
                <w:sz w:val="20"/>
                <w:szCs w:val="20"/>
              </w:rPr>
              <w:t>”</w:t>
            </w:r>
          </w:p>
          <w:p w14:paraId="7CB09273" w14:textId="77777777" w:rsidR="00E47F8A" w:rsidRPr="00C667FB" w:rsidRDefault="00E47F8A" w:rsidP="00060C50">
            <w:pPr>
              <w:spacing w:line="240" w:lineRule="auto"/>
              <w:rPr>
                <w:rFonts w:eastAsia="Linux Libertine" w:cs="Linux Libertine"/>
                <w:sz w:val="20"/>
                <w:szCs w:val="20"/>
              </w:rPr>
            </w:pPr>
            <w:r>
              <w:rPr>
                <w:rFonts w:eastAsia="Linux Libertine" w:cs="Linux Libertine"/>
                <w:sz w:val="20"/>
                <w:szCs w:val="20"/>
              </w:rPr>
              <w:t>“</w:t>
            </w:r>
            <w:r w:rsidRPr="00F44ED9">
              <w:rPr>
                <w:rFonts w:eastAsia="Linux Libertine" w:cs="Linux Libertine"/>
                <w:sz w:val="20"/>
                <w:szCs w:val="20"/>
              </w:rPr>
              <w:t>Measles-Vaccine Debate Hits Home at California School</w:t>
            </w:r>
            <w:r>
              <w:rPr>
                <w:rFonts w:eastAsia="Linux Libertine" w:cs="Linux Libertine"/>
                <w:sz w:val="20"/>
                <w:szCs w:val="20"/>
              </w:rPr>
              <w:t>.”</w:t>
            </w:r>
          </w:p>
        </w:tc>
      </w:tr>
    </w:tbl>
    <w:p w14:paraId="69EA2806" w14:textId="7666F471" w:rsidR="004F7168" w:rsidRDefault="004F7168" w:rsidP="001532AA">
      <w:pPr>
        <w:pStyle w:val="Para"/>
      </w:pPr>
    </w:p>
    <w:p w14:paraId="700FB195" w14:textId="204DD2B7" w:rsidR="00040AE8" w:rsidRPr="00C667FB" w:rsidRDefault="009F7AB9" w:rsidP="00997ED7">
      <w:pPr>
        <w:pStyle w:val="Head1"/>
      </w:pPr>
      <w:r w:rsidRPr="00C667FB">
        <w:t>3</w:t>
      </w:r>
      <w:r w:rsidR="008E533C" w:rsidRPr="00C667FB">
        <w:t>.</w:t>
      </w:r>
      <w:r w:rsidR="001440BE" w:rsidRPr="00C667FB">
        <w:t>3</w:t>
      </w:r>
      <w:r w:rsidR="00FF1AC1" w:rsidRPr="00C667FB">
        <w:t> </w:t>
      </w:r>
      <w:r w:rsidR="00CC2867" w:rsidRPr="00C667FB">
        <w:t xml:space="preserve">Feature </w:t>
      </w:r>
      <w:r w:rsidR="002D59ED" w:rsidRPr="00C667FB">
        <w:t>extraction</w:t>
      </w:r>
      <w:r w:rsidR="00D31691" w:rsidRPr="00C667FB">
        <w:t xml:space="preserve"> </w:t>
      </w:r>
    </w:p>
    <w:p w14:paraId="07A2E558" w14:textId="70B834DD" w:rsidR="009F7AB9" w:rsidRPr="00C667FB" w:rsidRDefault="00350472" w:rsidP="00CC2867">
      <w:pPr>
        <w:spacing w:before="120" w:after="120" w:line="240" w:lineRule="auto"/>
        <w:rPr>
          <w:rFonts w:eastAsia="Linux Libertine" w:cs="Linux Libertine"/>
          <w:sz w:val="20"/>
          <w:szCs w:val="20"/>
        </w:rPr>
      </w:pPr>
      <w:r w:rsidRPr="00C667FB">
        <w:rPr>
          <w:rFonts w:eastAsia="Linux Libertine" w:cs="Linux Libertine"/>
          <w:sz w:val="20"/>
          <w:szCs w:val="20"/>
        </w:rPr>
        <w:t>After preprocessing the tweets, each tweet was converted</w:t>
      </w:r>
      <w:r w:rsidR="00F968F5" w:rsidRPr="00C667FB">
        <w:rPr>
          <w:rFonts w:eastAsia="Linux Libertine" w:cs="Linux Libertine"/>
          <w:sz w:val="20"/>
          <w:szCs w:val="20"/>
        </w:rPr>
        <w:t xml:space="preserve"> into feature vectors</w:t>
      </w:r>
      <w:r w:rsidRPr="00C667FB">
        <w:rPr>
          <w:rFonts w:eastAsia="Linux Libertine" w:cs="Linux Libertine"/>
          <w:sz w:val="20"/>
          <w:szCs w:val="20"/>
        </w:rPr>
        <w:t xml:space="preserve"> that are learnable for </w:t>
      </w:r>
      <w:r w:rsidR="00822358" w:rsidRPr="00C667FB">
        <w:rPr>
          <w:rFonts w:eastAsia="Linux Libertine" w:cs="Linux Libertine"/>
          <w:sz w:val="20"/>
          <w:szCs w:val="20"/>
        </w:rPr>
        <w:t xml:space="preserve">the </w:t>
      </w:r>
      <w:r w:rsidRPr="00C667FB">
        <w:rPr>
          <w:rFonts w:eastAsia="Linux Libertine" w:cs="Linux Libertine"/>
          <w:sz w:val="20"/>
          <w:szCs w:val="20"/>
        </w:rPr>
        <w:t>machine learning models. Three parameters need</w:t>
      </w:r>
      <w:r w:rsidR="009F7AB9" w:rsidRPr="00C667FB">
        <w:rPr>
          <w:rFonts w:eastAsia="Linux Libertine" w:cs="Linux Libertine"/>
          <w:sz w:val="20"/>
          <w:szCs w:val="20"/>
        </w:rPr>
        <w:t xml:space="preserve"> to be tuned with cl</w:t>
      </w:r>
      <w:r w:rsidRPr="00C667FB">
        <w:rPr>
          <w:rFonts w:eastAsia="Linux Libertine" w:cs="Linux Libertine"/>
          <w:sz w:val="20"/>
          <w:szCs w:val="20"/>
        </w:rPr>
        <w:t>assifiers for vectorization:</w:t>
      </w:r>
      <w:r w:rsidR="00CC2867" w:rsidRPr="00C667FB">
        <w:rPr>
          <w:rFonts w:eastAsia="Linux Libertine" w:cs="Linux Libertine"/>
          <w:sz w:val="20"/>
          <w:szCs w:val="20"/>
        </w:rPr>
        <w:t xml:space="preserve"> N-gram, </w:t>
      </w:r>
      <w:r w:rsidR="00A251C8">
        <w:rPr>
          <w:rFonts w:eastAsia="Linux Libertine" w:cs="Linux Libertine"/>
          <w:sz w:val="20"/>
          <w:szCs w:val="20"/>
        </w:rPr>
        <w:t>w</w:t>
      </w:r>
      <w:r w:rsidR="00CC2867" w:rsidRPr="00C667FB">
        <w:rPr>
          <w:rFonts w:eastAsia="Linux Libertine" w:cs="Linux Libertine"/>
          <w:sz w:val="20"/>
          <w:szCs w:val="20"/>
        </w:rPr>
        <w:t xml:space="preserve">eights of each feature, and minimum appearance of features. </w:t>
      </w:r>
      <w:r w:rsidR="009F7AB9" w:rsidRPr="00C667FB">
        <w:rPr>
          <w:rFonts w:eastAsia="Linux Libertine" w:cs="Linux Libertine"/>
          <w:sz w:val="20"/>
          <w:szCs w:val="20"/>
        </w:rPr>
        <w:t xml:space="preserve">N-gram refers to ways of bagging words as features. Unigram means using one word as a feature, whereas bigram uses every two words as a feature, and so on. Also, not every feature has the same importance in classifying the tweet to either class. Some frequent words such as </w:t>
      </w:r>
      <w:r w:rsidR="00227BB1">
        <w:rPr>
          <w:rFonts w:eastAsia="Linux Libertine" w:cs="Linux Libertine"/>
          <w:sz w:val="20"/>
          <w:szCs w:val="20"/>
        </w:rPr>
        <w:t>‘</w:t>
      </w:r>
      <w:r w:rsidR="009F7AB9" w:rsidRPr="00C667FB">
        <w:rPr>
          <w:rFonts w:eastAsia="Linux Libertine" w:cs="Linux Libertine"/>
          <w:sz w:val="20"/>
          <w:szCs w:val="20"/>
        </w:rPr>
        <w:t>but</w:t>
      </w:r>
      <w:r w:rsidR="00227BB1">
        <w:rPr>
          <w:rFonts w:eastAsia="Linux Libertine" w:cs="Linux Libertine"/>
          <w:sz w:val="20"/>
          <w:szCs w:val="20"/>
        </w:rPr>
        <w:t>’</w:t>
      </w:r>
      <w:r w:rsidR="009F7AB9" w:rsidRPr="00C667FB">
        <w:rPr>
          <w:rFonts w:eastAsia="Linux Libertine" w:cs="Linux Libertine"/>
          <w:sz w:val="20"/>
          <w:szCs w:val="20"/>
        </w:rPr>
        <w:t xml:space="preserve"> and </w:t>
      </w:r>
      <w:r w:rsidR="00227BB1">
        <w:rPr>
          <w:rFonts w:eastAsia="Linux Libertine" w:cs="Linux Libertine"/>
          <w:sz w:val="20"/>
          <w:szCs w:val="20"/>
        </w:rPr>
        <w:t>‘</w:t>
      </w:r>
      <w:r w:rsidR="009F7AB9" w:rsidRPr="00C667FB">
        <w:rPr>
          <w:rFonts w:eastAsia="Linux Libertine" w:cs="Linux Libertine"/>
          <w:sz w:val="20"/>
          <w:szCs w:val="20"/>
        </w:rPr>
        <w:t>of</w:t>
      </w:r>
      <w:r w:rsidR="00227BB1">
        <w:rPr>
          <w:rFonts w:eastAsia="Linux Libertine" w:cs="Linux Libertine"/>
          <w:sz w:val="20"/>
          <w:szCs w:val="20"/>
        </w:rPr>
        <w:t>’</w:t>
      </w:r>
      <w:r w:rsidR="009F7AB9" w:rsidRPr="00C667FB">
        <w:rPr>
          <w:rFonts w:eastAsia="Linux Libertine" w:cs="Linux Libertine"/>
          <w:sz w:val="20"/>
          <w:szCs w:val="20"/>
        </w:rPr>
        <w:t xml:space="preserve"> appear frequently</w:t>
      </w:r>
      <w:r w:rsidR="00C10814">
        <w:rPr>
          <w:rFonts w:eastAsia="Linux Libertine" w:cs="Linux Libertine"/>
          <w:sz w:val="20"/>
          <w:szCs w:val="20"/>
        </w:rPr>
        <w:t>;</w:t>
      </w:r>
      <w:r w:rsidR="009F7AB9" w:rsidRPr="00C667FB">
        <w:rPr>
          <w:rFonts w:eastAsia="Linux Libertine" w:cs="Linux Libertine"/>
          <w:sz w:val="20"/>
          <w:szCs w:val="20"/>
        </w:rPr>
        <w:t xml:space="preserve"> </w:t>
      </w:r>
      <w:r w:rsidR="00822358" w:rsidRPr="00C667FB">
        <w:rPr>
          <w:rFonts w:eastAsia="Linux Libertine" w:cs="Linux Libertine"/>
          <w:sz w:val="20"/>
          <w:szCs w:val="20"/>
        </w:rPr>
        <w:t>however</w:t>
      </w:r>
      <w:r w:rsidR="00C10814">
        <w:rPr>
          <w:rFonts w:eastAsia="Linux Libertine" w:cs="Linux Libertine"/>
          <w:sz w:val="20"/>
          <w:szCs w:val="20"/>
        </w:rPr>
        <w:t>,</w:t>
      </w:r>
      <w:r w:rsidR="00822358" w:rsidRPr="00C667FB">
        <w:rPr>
          <w:rFonts w:eastAsia="Linux Libertine" w:cs="Linux Libertine"/>
          <w:sz w:val="20"/>
          <w:szCs w:val="20"/>
        </w:rPr>
        <w:t xml:space="preserve"> they </w:t>
      </w:r>
      <w:r w:rsidR="009F7AB9" w:rsidRPr="00C667FB">
        <w:rPr>
          <w:rFonts w:eastAsia="Linux Libertine" w:cs="Linux Libertine"/>
          <w:sz w:val="20"/>
          <w:szCs w:val="20"/>
        </w:rPr>
        <w:t xml:space="preserve">do not help classification because tweets from any class could contain </w:t>
      </w:r>
      <w:r w:rsidR="00822358" w:rsidRPr="00C667FB">
        <w:rPr>
          <w:rFonts w:eastAsia="Linux Libertine" w:cs="Linux Libertine"/>
          <w:sz w:val="20"/>
          <w:szCs w:val="20"/>
        </w:rPr>
        <w:t xml:space="preserve">such </w:t>
      </w:r>
      <w:r w:rsidR="009F7AB9" w:rsidRPr="00C667FB">
        <w:rPr>
          <w:rFonts w:eastAsia="Linux Libertine" w:cs="Linux Libertine"/>
          <w:sz w:val="20"/>
          <w:szCs w:val="20"/>
        </w:rPr>
        <w:t xml:space="preserve">words. </w:t>
      </w:r>
      <w:r w:rsidR="009315F1" w:rsidRPr="00C667FB">
        <w:rPr>
          <w:rFonts w:eastAsia="Linux Libertine" w:cs="Linux Libertine"/>
          <w:sz w:val="20"/>
          <w:szCs w:val="20"/>
        </w:rPr>
        <w:t xml:space="preserve">In order to overcome this, we used </w:t>
      </w:r>
      <w:r w:rsidR="009F7AB9" w:rsidRPr="00C667FB">
        <w:rPr>
          <w:rFonts w:eastAsia="Linux Libertine" w:cs="Linux Libertine"/>
          <w:sz w:val="20"/>
          <w:szCs w:val="20"/>
        </w:rPr>
        <w:t>TF-IDF (term freque</w:t>
      </w:r>
      <w:r w:rsidR="00157A30" w:rsidRPr="00C667FB">
        <w:rPr>
          <w:rFonts w:eastAsia="Linux Libertine" w:cs="Linux Libertine"/>
          <w:sz w:val="20"/>
          <w:szCs w:val="20"/>
        </w:rPr>
        <w:t xml:space="preserve">ncy-inverse document frequency), which </w:t>
      </w:r>
      <w:r w:rsidR="009F7AB9" w:rsidRPr="00C667FB">
        <w:rPr>
          <w:rFonts w:eastAsia="Linux Libertine" w:cs="Linux Libertine"/>
          <w:sz w:val="20"/>
          <w:szCs w:val="20"/>
        </w:rPr>
        <w:t>gives higher weights for features that appear often in a given tweet but less often across the whole dataset</w:t>
      </w:r>
      <w:r w:rsidR="00C10814">
        <w:rPr>
          <w:rFonts w:eastAsia="Linux Libertine" w:cs="Linux Libertine"/>
          <w:sz w:val="20"/>
          <w:szCs w:val="20"/>
        </w:rPr>
        <w:t>.</w:t>
      </w:r>
      <w:r w:rsidR="009F7AB9" w:rsidRPr="00C667FB">
        <w:rPr>
          <w:rFonts w:eastAsia="Linux Libertine" w:cs="Linux Libertine"/>
          <w:sz w:val="20"/>
          <w:szCs w:val="20"/>
        </w:rPr>
        <w:t xml:space="preserve"> </w:t>
      </w:r>
      <w:r w:rsidR="00C10814">
        <w:rPr>
          <w:rFonts w:eastAsia="Linux Libertine" w:cs="Linux Libertine"/>
          <w:sz w:val="20"/>
          <w:szCs w:val="20"/>
        </w:rPr>
        <w:t>This technique</w:t>
      </w:r>
      <w:r w:rsidR="009F7AB9" w:rsidRPr="00C667FB">
        <w:rPr>
          <w:rFonts w:eastAsia="Linux Libertine" w:cs="Linux Libertine"/>
          <w:sz w:val="20"/>
          <w:szCs w:val="20"/>
        </w:rPr>
        <w:t xml:space="preserve"> filters out common words and enables classification model to perform better. Moreover, controlling minimum appearance of each feature helps to decrease number of features and make the model faster to train with less noise. </w:t>
      </w:r>
    </w:p>
    <w:p w14:paraId="6FEFF7A2" w14:textId="35DB2C06" w:rsidR="00CC2867" w:rsidRPr="00C667FB" w:rsidRDefault="00CC2867" w:rsidP="00997ED7">
      <w:pPr>
        <w:pStyle w:val="Head1"/>
      </w:pPr>
      <w:r w:rsidRPr="00C667FB">
        <w:t>3</w:t>
      </w:r>
      <w:r w:rsidR="001440BE" w:rsidRPr="00C667FB">
        <w:t>.4</w:t>
      </w:r>
      <w:r w:rsidRPr="00C667FB">
        <w:t> </w:t>
      </w:r>
      <w:r w:rsidRPr="00C667FB">
        <w:t>Machine label</w:t>
      </w:r>
    </w:p>
    <w:p w14:paraId="1CF53B30" w14:textId="24B282DE" w:rsidR="00CC2867" w:rsidRDefault="00CC2867" w:rsidP="00CC2867">
      <w:pPr>
        <w:spacing w:before="120" w:after="120" w:line="240" w:lineRule="auto"/>
        <w:rPr>
          <w:rFonts w:eastAsia="Linux Libertine" w:cs="Linux Libertine"/>
          <w:sz w:val="20"/>
          <w:szCs w:val="20"/>
        </w:rPr>
      </w:pPr>
      <w:r w:rsidRPr="00C667FB">
        <w:rPr>
          <w:rFonts w:eastAsia="Linux Libertine" w:cs="Linux Libertine"/>
          <w:sz w:val="20"/>
          <w:szCs w:val="20"/>
        </w:rPr>
        <w:t xml:space="preserve">Multiple classifiers were trained with the labeled data, including logistic regression, support vector machine (linear and non-linear kernel), k-nearest neighbors, nearest centroid, and Naïve Bayes. Since the distribution of </w:t>
      </w:r>
      <w:r w:rsidR="00613B97" w:rsidRPr="00C667FB">
        <w:rPr>
          <w:rFonts w:eastAsia="Linux Libertine" w:cs="Linux Libertine"/>
          <w:sz w:val="20"/>
          <w:szCs w:val="20"/>
        </w:rPr>
        <w:t xml:space="preserve">the </w:t>
      </w:r>
      <w:r w:rsidRPr="00C667FB">
        <w:rPr>
          <w:rFonts w:eastAsia="Linux Libertine" w:cs="Linux Libertine"/>
          <w:sz w:val="20"/>
          <w:szCs w:val="20"/>
        </w:rPr>
        <w:t>thr</w:t>
      </w:r>
      <w:r w:rsidR="009B6C7E" w:rsidRPr="00C667FB">
        <w:rPr>
          <w:rFonts w:eastAsia="Linux Libertine" w:cs="Linux Libertine"/>
          <w:sz w:val="20"/>
          <w:szCs w:val="20"/>
        </w:rPr>
        <w:t>ee labels is disproportionate, we</w:t>
      </w:r>
      <w:r w:rsidRPr="00C667FB">
        <w:rPr>
          <w:rFonts w:eastAsia="Linux Libertine" w:cs="Linux Libertine"/>
          <w:sz w:val="20"/>
          <w:szCs w:val="20"/>
        </w:rPr>
        <w:t xml:space="preserve"> balanced class weights before training. After splitting the labeled data into training data (80%) and test data (20%), </w:t>
      </w:r>
      <w:r w:rsidR="00822358" w:rsidRPr="00C667FB">
        <w:rPr>
          <w:rFonts w:eastAsia="Linux Libertine" w:cs="Linux Libertine"/>
          <w:sz w:val="20"/>
          <w:szCs w:val="20"/>
        </w:rPr>
        <w:t xml:space="preserve">the </w:t>
      </w:r>
      <w:r w:rsidRPr="00C667FB">
        <w:rPr>
          <w:rFonts w:eastAsia="Linux Libertine" w:cs="Linux Libertine"/>
          <w:sz w:val="20"/>
          <w:szCs w:val="20"/>
        </w:rPr>
        <w:t xml:space="preserve">parameters were tuned by k-fold cross-validation (k=5) on </w:t>
      </w:r>
      <w:r w:rsidR="00F73631" w:rsidRPr="00C667FB">
        <w:rPr>
          <w:rFonts w:eastAsia="Linux Libertine" w:cs="Linux Libertine"/>
          <w:sz w:val="20"/>
          <w:szCs w:val="20"/>
        </w:rPr>
        <w:t xml:space="preserve">the </w:t>
      </w:r>
      <w:r w:rsidRPr="00C667FB">
        <w:rPr>
          <w:rFonts w:eastAsia="Linux Libertine" w:cs="Linux Libertine"/>
          <w:sz w:val="20"/>
          <w:szCs w:val="20"/>
        </w:rPr>
        <w:t xml:space="preserve">training data. The accuracy scores on the unseen test dataset showed that </w:t>
      </w:r>
      <w:r w:rsidR="00822358" w:rsidRPr="00C667FB">
        <w:rPr>
          <w:rFonts w:eastAsia="Linux Libertine" w:cs="Linux Libertine"/>
          <w:sz w:val="20"/>
          <w:szCs w:val="20"/>
        </w:rPr>
        <w:t xml:space="preserve">the </w:t>
      </w:r>
      <w:r w:rsidRPr="00C667FB">
        <w:rPr>
          <w:rFonts w:eastAsia="Linux Libertine" w:cs="Linux Libertine"/>
          <w:sz w:val="20"/>
          <w:szCs w:val="20"/>
        </w:rPr>
        <w:t>support vector machine (SVM) with a linear kernel had the best performance. The parameters that generated best performance with</w:t>
      </w:r>
      <w:r w:rsidR="00AA0150" w:rsidRPr="00C667FB">
        <w:rPr>
          <w:rFonts w:eastAsia="Linux Libertine" w:cs="Linux Libertine"/>
          <w:sz w:val="20"/>
          <w:szCs w:val="20"/>
        </w:rPr>
        <w:t xml:space="preserve"> the</w:t>
      </w:r>
      <w:r w:rsidRPr="00C667FB">
        <w:rPr>
          <w:rFonts w:eastAsia="Linux Libertine" w:cs="Linux Libertine"/>
          <w:sz w:val="20"/>
          <w:szCs w:val="20"/>
        </w:rPr>
        <w:t xml:space="preserve"> linear SVM are </w:t>
      </w:r>
      <w:r w:rsidR="00AA0150" w:rsidRPr="00C667FB">
        <w:rPr>
          <w:rFonts w:eastAsia="Linux Libertine" w:cs="Linux Libertine"/>
          <w:sz w:val="20"/>
          <w:szCs w:val="20"/>
        </w:rPr>
        <w:t xml:space="preserve">presented </w:t>
      </w:r>
      <w:r w:rsidRPr="00C667FB">
        <w:rPr>
          <w:rFonts w:eastAsia="Linux Libertine" w:cs="Linux Libertine"/>
          <w:sz w:val="20"/>
          <w:szCs w:val="20"/>
        </w:rPr>
        <w:t xml:space="preserve">in Table 2. </w:t>
      </w:r>
    </w:p>
    <w:p w14:paraId="1EF83921" w14:textId="77777777" w:rsidR="001532AA" w:rsidRPr="00C667FB" w:rsidRDefault="001532AA" w:rsidP="001532AA">
      <w:pPr>
        <w:spacing w:before="120" w:after="120" w:line="240" w:lineRule="auto"/>
        <w:rPr>
          <w:rFonts w:eastAsia="Linux Libertine" w:cs="Linux Libertine"/>
          <w:sz w:val="20"/>
          <w:szCs w:val="20"/>
        </w:rPr>
      </w:pPr>
      <w:r w:rsidRPr="00BC61D4">
        <w:rPr>
          <w:sz w:val="20"/>
        </w:rPr>
        <w:t xml:space="preserve">     Linear SVM achieved</w:t>
      </w:r>
      <w:r w:rsidRPr="00C667FB">
        <w:rPr>
          <w:rFonts w:eastAsia="Linux Libertine" w:cs="Linux Libertine"/>
          <w:sz w:val="20"/>
          <w:szCs w:val="20"/>
        </w:rPr>
        <w:t xml:space="preserve"> a mean accuracy of 70.70% and the best accuracy of 74.64%. It was higher than the majority class prediction baseline accuracy score of 45.61%, meaning that the content of the tweets has contributed to the </w:t>
      </w:r>
      <w:bookmarkStart w:id="8" w:name="_GoBack"/>
      <w:bookmarkEnd w:id="8"/>
      <w:r w:rsidRPr="00C667FB">
        <w:rPr>
          <w:rFonts w:eastAsia="Linux Libertine" w:cs="Linux Libertine"/>
          <w:sz w:val="20"/>
          <w:szCs w:val="20"/>
        </w:rPr>
        <w:t>prediction. Table 3 reports the performance metrics. Since this is a multi-label classification, the performance scores in Table 3 were based on their unweighted means.</w:t>
      </w:r>
    </w:p>
    <w:p w14:paraId="686CDEF1" w14:textId="77777777" w:rsidR="001532AA" w:rsidRPr="00C667FB" w:rsidRDefault="001532AA" w:rsidP="00CC2867">
      <w:pPr>
        <w:spacing w:before="120" w:after="120" w:line="240" w:lineRule="auto"/>
        <w:rPr>
          <w:rFonts w:eastAsia="Linux Libertine" w:cs="Linux Libertine"/>
          <w:sz w:val="20"/>
          <w:szCs w:val="20"/>
        </w:rPr>
      </w:pPr>
    </w:p>
    <w:p w14:paraId="765B4E84" w14:textId="5D74302C" w:rsidR="00CC2867" w:rsidRPr="00C667FB" w:rsidRDefault="00CC2867" w:rsidP="00CC2867">
      <w:pPr>
        <w:spacing w:before="120" w:after="120" w:line="240" w:lineRule="auto"/>
        <w:jc w:val="center"/>
        <w:rPr>
          <w:rFonts w:eastAsia="Linux Libertine" w:cs="Linux Libertine"/>
          <w:b/>
          <w:sz w:val="20"/>
          <w:szCs w:val="20"/>
        </w:rPr>
      </w:pPr>
      <w:r w:rsidRPr="00C667FB">
        <w:rPr>
          <w:rFonts w:eastAsia="Linux Libertine" w:cs="Linux Libertine"/>
          <w:b/>
          <w:sz w:val="20"/>
          <w:szCs w:val="20"/>
        </w:rPr>
        <w:t>Table 2: Parameter values that generate the best performance with linear SVM classifier</w:t>
      </w:r>
    </w:p>
    <w:tbl>
      <w:tblPr>
        <w:tblStyle w:val="TableGri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822"/>
        <w:gridCol w:w="1530"/>
        <w:gridCol w:w="990"/>
      </w:tblGrid>
      <w:tr w:rsidR="00CC2867" w:rsidRPr="00C667FB" w14:paraId="5DE62D2F" w14:textId="77777777" w:rsidTr="00230216">
        <w:trPr>
          <w:jc w:val="center"/>
        </w:trPr>
        <w:tc>
          <w:tcPr>
            <w:tcW w:w="3352" w:type="dxa"/>
            <w:gridSpan w:val="2"/>
            <w:tcBorders>
              <w:top w:val="single" w:sz="4" w:space="0" w:color="auto"/>
              <w:bottom w:val="single" w:sz="4" w:space="0" w:color="auto"/>
              <w:right w:val="nil"/>
            </w:tcBorders>
            <w:shd w:val="clear" w:color="auto" w:fill="D9D9D9"/>
          </w:tcPr>
          <w:p w14:paraId="60BF9E62"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b/>
                <w:color w:val="000000"/>
                <w:sz w:val="20"/>
                <w:szCs w:val="20"/>
                <w:lang w:eastAsia="zh-CN"/>
              </w:rPr>
            </w:pPr>
            <w:r w:rsidRPr="00C667FB">
              <w:rPr>
                <w:rFonts w:eastAsia="Linux Libertine" w:cs="Linux Libertine"/>
                <w:b/>
                <w:color w:val="000000"/>
                <w:sz w:val="20"/>
                <w:szCs w:val="20"/>
                <w:lang w:eastAsia="zh-CN"/>
              </w:rPr>
              <w:t>Parameters</w:t>
            </w:r>
          </w:p>
        </w:tc>
        <w:tc>
          <w:tcPr>
            <w:tcW w:w="990" w:type="dxa"/>
            <w:tcBorders>
              <w:top w:val="single" w:sz="4" w:space="0" w:color="auto"/>
              <w:left w:val="nil"/>
              <w:bottom w:val="single" w:sz="4" w:space="0" w:color="auto"/>
            </w:tcBorders>
            <w:shd w:val="clear" w:color="auto" w:fill="D9D9D9"/>
          </w:tcPr>
          <w:p w14:paraId="322C05C5"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b/>
                <w:color w:val="000000"/>
                <w:sz w:val="20"/>
                <w:szCs w:val="20"/>
                <w:lang w:eastAsia="zh-CN"/>
              </w:rPr>
            </w:pPr>
            <w:r w:rsidRPr="00C667FB">
              <w:rPr>
                <w:rFonts w:eastAsia="Linux Libertine" w:cs="Linux Libertine"/>
                <w:b/>
                <w:color w:val="000000"/>
                <w:sz w:val="20"/>
                <w:szCs w:val="20"/>
                <w:lang w:eastAsia="zh-CN"/>
              </w:rPr>
              <w:t>Values</w:t>
            </w:r>
          </w:p>
        </w:tc>
      </w:tr>
      <w:tr w:rsidR="00CC2867" w:rsidRPr="00C667FB" w14:paraId="4AB77EBD" w14:textId="77777777" w:rsidTr="00230216">
        <w:trPr>
          <w:jc w:val="center"/>
        </w:trPr>
        <w:tc>
          <w:tcPr>
            <w:tcW w:w="1822" w:type="dxa"/>
            <w:vMerge w:val="restart"/>
            <w:tcBorders>
              <w:top w:val="single" w:sz="4" w:space="0" w:color="auto"/>
              <w:right w:val="nil"/>
            </w:tcBorders>
          </w:tcPr>
          <w:p w14:paraId="62603D03"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r w:rsidRPr="00C667FB">
              <w:rPr>
                <w:rFonts w:eastAsia="Linux Libertine" w:cs="Linux Libertine"/>
                <w:color w:val="000000"/>
                <w:sz w:val="20"/>
                <w:szCs w:val="20"/>
                <w:lang w:eastAsia="zh-CN"/>
              </w:rPr>
              <w:t>SMV parameters</w:t>
            </w:r>
          </w:p>
        </w:tc>
        <w:tc>
          <w:tcPr>
            <w:tcW w:w="1530" w:type="dxa"/>
            <w:tcBorders>
              <w:top w:val="single" w:sz="4" w:space="0" w:color="auto"/>
              <w:left w:val="nil"/>
              <w:bottom w:val="nil"/>
              <w:right w:val="single" w:sz="4" w:space="0" w:color="auto"/>
            </w:tcBorders>
          </w:tcPr>
          <w:p w14:paraId="21118D3C"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r w:rsidRPr="00C667FB">
              <w:rPr>
                <w:rFonts w:eastAsia="Linux Libertine" w:cs="Linux Libertine"/>
                <w:color w:val="000000"/>
                <w:sz w:val="20"/>
                <w:szCs w:val="20"/>
                <w:lang w:eastAsia="zh-CN"/>
              </w:rPr>
              <w:t xml:space="preserve">C </w:t>
            </w:r>
          </w:p>
        </w:tc>
        <w:tc>
          <w:tcPr>
            <w:tcW w:w="990" w:type="dxa"/>
            <w:tcBorders>
              <w:top w:val="single" w:sz="4" w:space="0" w:color="auto"/>
              <w:left w:val="single" w:sz="4" w:space="0" w:color="auto"/>
              <w:bottom w:val="nil"/>
            </w:tcBorders>
          </w:tcPr>
          <w:p w14:paraId="3963F4EA"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r w:rsidRPr="00C667FB">
              <w:rPr>
                <w:rFonts w:eastAsia="Linux Libertine" w:cs="Linux Libertine"/>
                <w:color w:val="000000"/>
                <w:sz w:val="20"/>
                <w:szCs w:val="20"/>
                <w:lang w:eastAsia="zh-CN"/>
              </w:rPr>
              <w:t>0.001</w:t>
            </w:r>
          </w:p>
        </w:tc>
      </w:tr>
      <w:tr w:rsidR="00CC2867" w:rsidRPr="00C667FB" w14:paraId="093A1C45" w14:textId="77777777" w:rsidTr="00230216">
        <w:trPr>
          <w:trHeight w:val="265"/>
          <w:jc w:val="center"/>
        </w:trPr>
        <w:tc>
          <w:tcPr>
            <w:tcW w:w="1822" w:type="dxa"/>
            <w:vMerge/>
            <w:tcBorders>
              <w:bottom w:val="nil"/>
              <w:right w:val="nil"/>
            </w:tcBorders>
          </w:tcPr>
          <w:p w14:paraId="7C85E84E"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p>
        </w:tc>
        <w:tc>
          <w:tcPr>
            <w:tcW w:w="1530" w:type="dxa"/>
            <w:tcBorders>
              <w:top w:val="nil"/>
              <w:left w:val="nil"/>
              <w:bottom w:val="single" w:sz="4" w:space="0" w:color="auto"/>
              <w:right w:val="single" w:sz="4" w:space="0" w:color="auto"/>
            </w:tcBorders>
          </w:tcPr>
          <w:p w14:paraId="382DFBC3"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r w:rsidRPr="00C667FB">
              <w:rPr>
                <w:rFonts w:eastAsia="Linux Libertine" w:cs="Linux Libertine"/>
                <w:color w:val="000000"/>
                <w:sz w:val="20"/>
                <w:szCs w:val="20"/>
                <w:lang w:eastAsia="zh-CN"/>
              </w:rPr>
              <w:t xml:space="preserve">γ </w:t>
            </w:r>
          </w:p>
        </w:tc>
        <w:tc>
          <w:tcPr>
            <w:tcW w:w="990" w:type="dxa"/>
            <w:tcBorders>
              <w:top w:val="nil"/>
              <w:left w:val="single" w:sz="4" w:space="0" w:color="auto"/>
              <w:bottom w:val="single" w:sz="4" w:space="0" w:color="auto"/>
            </w:tcBorders>
          </w:tcPr>
          <w:p w14:paraId="57203264"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r w:rsidRPr="00C667FB">
              <w:rPr>
                <w:rFonts w:eastAsia="Linux Libertine" w:cs="Linux Libertine"/>
                <w:color w:val="000000"/>
                <w:sz w:val="20"/>
                <w:szCs w:val="20"/>
                <w:lang w:eastAsia="zh-CN"/>
              </w:rPr>
              <w:t>0.0003</w:t>
            </w:r>
          </w:p>
        </w:tc>
      </w:tr>
      <w:tr w:rsidR="00CC2867" w:rsidRPr="00C667FB" w14:paraId="1633B2BB" w14:textId="77777777" w:rsidTr="00230216">
        <w:trPr>
          <w:jc w:val="center"/>
        </w:trPr>
        <w:tc>
          <w:tcPr>
            <w:tcW w:w="1822" w:type="dxa"/>
            <w:tcBorders>
              <w:top w:val="single" w:sz="4" w:space="0" w:color="auto"/>
              <w:bottom w:val="nil"/>
              <w:right w:val="nil"/>
            </w:tcBorders>
          </w:tcPr>
          <w:p w14:paraId="155B32CC"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r w:rsidRPr="00C667FB">
              <w:rPr>
                <w:rFonts w:eastAsia="Linux Libertine" w:cs="Linux Libertine"/>
                <w:color w:val="000000"/>
                <w:sz w:val="20"/>
                <w:szCs w:val="20"/>
                <w:lang w:eastAsia="zh-CN"/>
              </w:rPr>
              <w:t>Text vectorization parameters</w:t>
            </w:r>
          </w:p>
        </w:tc>
        <w:tc>
          <w:tcPr>
            <w:tcW w:w="1530" w:type="dxa"/>
            <w:tcBorders>
              <w:top w:val="single" w:sz="4" w:space="0" w:color="auto"/>
              <w:left w:val="nil"/>
              <w:right w:val="single" w:sz="4" w:space="0" w:color="auto"/>
            </w:tcBorders>
          </w:tcPr>
          <w:p w14:paraId="66B88AA2"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r w:rsidRPr="00C667FB">
              <w:rPr>
                <w:rFonts w:eastAsia="Linux Libertine" w:cs="Linux Libertine"/>
                <w:color w:val="000000"/>
                <w:sz w:val="20"/>
                <w:szCs w:val="20"/>
                <w:lang w:eastAsia="zh-CN"/>
              </w:rPr>
              <w:t>TF or TF-IDF N-gram</w:t>
            </w:r>
          </w:p>
        </w:tc>
        <w:tc>
          <w:tcPr>
            <w:tcW w:w="990" w:type="dxa"/>
            <w:tcBorders>
              <w:top w:val="single" w:sz="4" w:space="0" w:color="auto"/>
              <w:left w:val="single" w:sz="4" w:space="0" w:color="auto"/>
            </w:tcBorders>
          </w:tcPr>
          <w:p w14:paraId="50AB507A"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r w:rsidRPr="00C667FB">
              <w:rPr>
                <w:rFonts w:eastAsia="Linux Libertine" w:cs="Linux Libertine"/>
                <w:color w:val="000000"/>
                <w:sz w:val="20"/>
                <w:szCs w:val="20"/>
                <w:lang w:eastAsia="zh-CN"/>
              </w:rPr>
              <w:t>TF-IDF</w:t>
            </w:r>
          </w:p>
          <w:p w14:paraId="573B3A2D"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r w:rsidRPr="00C667FB">
              <w:rPr>
                <w:rFonts w:eastAsia="Linux Libertine" w:cs="Linux Libertine"/>
                <w:color w:val="000000"/>
                <w:sz w:val="20"/>
                <w:szCs w:val="20"/>
                <w:lang w:eastAsia="zh-CN"/>
              </w:rPr>
              <w:t xml:space="preserve">Unigram </w:t>
            </w:r>
          </w:p>
        </w:tc>
      </w:tr>
      <w:tr w:rsidR="00CC2867" w:rsidRPr="00C667FB" w14:paraId="5B9B7819" w14:textId="77777777" w:rsidTr="00230216">
        <w:trPr>
          <w:trHeight w:val="238"/>
          <w:jc w:val="center"/>
        </w:trPr>
        <w:tc>
          <w:tcPr>
            <w:tcW w:w="1822" w:type="dxa"/>
            <w:tcBorders>
              <w:top w:val="nil"/>
              <w:bottom w:val="single" w:sz="4" w:space="0" w:color="auto"/>
              <w:right w:val="nil"/>
            </w:tcBorders>
          </w:tcPr>
          <w:p w14:paraId="585C765D"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p>
        </w:tc>
        <w:tc>
          <w:tcPr>
            <w:tcW w:w="1530" w:type="dxa"/>
            <w:tcBorders>
              <w:left w:val="nil"/>
              <w:bottom w:val="single" w:sz="4" w:space="0" w:color="auto"/>
              <w:right w:val="single" w:sz="4" w:space="0" w:color="auto"/>
            </w:tcBorders>
          </w:tcPr>
          <w:p w14:paraId="6E35C418"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r w:rsidRPr="00C667FB">
              <w:rPr>
                <w:rFonts w:eastAsia="Linux Libertine" w:cs="Linux Libertine"/>
                <w:color w:val="000000"/>
                <w:sz w:val="20"/>
                <w:szCs w:val="20"/>
                <w:lang w:eastAsia="zh-CN"/>
              </w:rPr>
              <w:t>Min-</w:t>
            </w:r>
            <w:proofErr w:type="spellStart"/>
            <w:r w:rsidRPr="00C667FB">
              <w:rPr>
                <w:rFonts w:eastAsia="Linux Libertine" w:cs="Linux Libertine"/>
                <w:color w:val="000000"/>
                <w:sz w:val="20"/>
                <w:szCs w:val="20"/>
                <w:lang w:eastAsia="zh-CN"/>
              </w:rPr>
              <w:t>df</w:t>
            </w:r>
            <w:proofErr w:type="spellEnd"/>
          </w:p>
        </w:tc>
        <w:tc>
          <w:tcPr>
            <w:tcW w:w="990" w:type="dxa"/>
            <w:tcBorders>
              <w:left w:val="single" w:sz="4" w:space="0" w:color="auto"/>
              <w:bottom w:val="single" w:sz="4" w:space="0" w:color="auto"/>
            </w:tcBorders>
          </w:tcPr>
          <w:p w14:paraId="1FB0C5A8" w14:textId="77777777" w:rsidR="00CC2867" w:rsidRPr="00C667FB" w:rsidRDefault="00CC2867" w:rsidP="006D3FBB">
            <w:pPr>
              <w:overflowPunct w:val="0"/>
              <w:autoSpaceDE w:val="0"/>
              <w:autoSpaceDN w:val="0"/>
              <w:adjustRightInd w:val="0"/>
              <w:spacing w:line="240" w:lineRule="atLeast"/>
              <w:jc w:val="center"/>
              <w:textAlignment w:val="baseline"/>
              <w:rPr>
                <w:rFonts w:eastAsia="Linux Libertine" w:cs="Linux Libertine"/>
                <w:color w:val="000000"/>
                <w:sz w:val="20"/>
                <w:szCs w:val="20"/>
                <w:lang w:eastAsia="zh-CN"/>
              </w:rPr>
            </w:pPr>
            <w:r w:rsidRPr="00C667FB">
              <w:rPr>
                <w:rFonts w:eastAsia="Linux Libertine" w:cs="Linux Libertine"/>
                <w:color w:val="000000"/>
                <w:sz w:val="20"/>
                <w:szCs w:val="20"/>
                <w:lang w:eastAsia="zh-CN"/>
              </w:rPr>
              <w:t>1</w:t>
            </w:r>
          </w:p>
        </w:tc>
      </w:tr>
    </w:tbl>
    <w:p w14:paraId="48CACCAD" w14:textId="77777777" w:rsidR="00DE3613" w:rsidRDefault="00DE3613" w:rsidP="00DE3613">
      <w:pPr>
        <w:spacing w:before="120" w:after="120" w:line="240" w:lineRule="auto"/>
        <w:ind w:firstLine="285"/>
        <w:jc w:val="center"/>
        <w:rPr>
          <w:rFonts w:eastAsia="Linux Libertine" w:cs="Linux Libertine"/>
          <w:b/>
          <w:sz w:val="20"/>
          <w:szCs w:val="20"/>
        </w:rPr>
      </w:pPr>
    </w:p>
    <w:p w14:paraId="7174A171" w14:textId="600B7C44" w:rsidR="00CC2867" w:rsidRPr="00C667FB" w:rsidRDefault="00CC2867" w:rsidP="00EE534C">
      <w:pPr>
        <w:spacing w:before="120" w:after="120" w:line="240" w:lineRule="auto"/>
        <w:ind w:firstLine="285"/>
        <w:jc w:val="center"/>
        <w:rPr>
          <w:rFonts w:eastAsia="Linux Libertine" w:cs="Linux Libertine"/>
          <w:b/>
          <w:sz w:val="20"/>
          <w:szCs w:val="20"/>
        </w:rPr>
      </w:pPr>
      <w:r w:rsidRPr="00C667FB">
        <w:rPr>
          <w:rFonts w:eastAsia="Linux Libertine" w:cs="Linux Libertine"/>
          <w:b/>
          <w:sz w:val="20"/>
          <w:szCs w:val="20"/>
        </w:rPr>
        <w:t>Table 3: Performance measurements of linear SVM classification based on k-fold cross validation (k=5)</w:t>
      </w: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1472"/>
        <w:gridCol w:w="810"/>
        <w:gridCol w:w="771"/>
        <w:gridCol w:w="903"/>
      </w:tblGrid>
      <w:tr w:rsidR="00CC2867" w:rsidRPr="00C667FB" w14:paraId="2C33E794" w14:textId="77777777" w:rsidTr="00CC2867">
        <w:trPr>
          <w:trHeight w:val="255"/>
          <w:jc w:val="center"/>
        </w:trPr>
        <w:tc>
          <w:tcPr>
            <w:tcW w:w="1472" w:type="dxa"/>
            <w:tcBorders>
              <w:bottom w:val="single" w:sz="4" w:space="0" w:color="auto"/>
              <w:right w:val="nil"/>
            </w:tcBorders>
            <w:shd w:val="clear" w:color="auto" w:fill="D9D9D9"/>
          </w:tcPr>
          <w:p w14:paraId="5C58F346"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b/>
                <w:sz w:val="20"/>
                <w:szCs w:val="20"/>
                <w:lang w:eastAsia="de-DE"/>
              </w:rPr>
            </w:pPr>
            <w:r w:rsidRPr="00C667FB">
              <w:rPr>
                <w:rFonts w:ascii="Times New Roman" w:eastAsia="Times New Roman" w:hAnsi="Times New Roman"/>
                <w:b/>
                <w:sz w:val="20"/>
                <w:szCs w:val="20"/>
                <w:lang w:eastAsia="de-DE"/>
              </w:rPr>
              <w:t>Measurements</w:t>
            </w:r>
          </w:p>
        </w:tc>
        <w:tc>
          <w:tcPr>
            <w:tcW w:w="810" w:type="dxa"/>
            <w:tcBorders>
              <w:left w:val="nil"/>
              <w:bottom w:val="single" w:sz="4" w:space="0" w:color="auto"/>
              <w:right w:val="nil"/>
            </w:tcBorders>
            <w:shd w:val="clear" w:color="auto" w:fill="D9D9D9"/>
          </w:tcPr>
          <w:p w14:paraId="5B79B4AC"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b/>
                <w:sz w:val="20"/>
                <w:szCs w:val="20"/>
                <w:lang w:eastAsia="de-DE"/>
              </w:rPr>
            </w:pPr>
            <w:r w:rsidRPr="00C667FB">
              <w:rPr>
                <w:rFonts w:ascii="Times New Roman" w:eastAsia="Times New Roman" w:hAnsi="Times New Roman"/>
                <w:b/>
                <w:sz w:val="20"/>
                <w:szCs w:val="20"/>
                <w:lang w:eastAsia="de-DE"/>
              </w:rPr>
              <w:t>µ</w:t>
            </w:r>
          </w:p>
        </w:tc>
        <w:tc>
          <w:tcPr>
            <w:tcW w:w="771" w:type="dxa"/>
            <w:tcBorders>
              <w:left w:val="nil"/>
              <w:bottom w:val="single" w:sz="4" w:space="0" w:color="auto"/>
              <w:right w:val="nil"/>
            </w:tcBorders>
            <w:shd w:val="clear" w:color="auto" w:fill="D9D9D9"/>
          </w:tcPr>
          <w:p w14:paraId="67150811"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b/>
                <w:sz w:val="20"/>
                <w:szCs w:val="20"/>
                <w:lang w:eastAsia="de-DE"/>
              </w:rPr>
            </w:pPr>
            <w:r w:rsidRPr="00C667FB">
              <w:rPr>
                <w:rFonts w:ascii="Times New Roman" w:eastAsia="Times New Roman" w:hAnsi="Times New Roman"/>
                <w:b/>
                <w:sz w:val="20"/>
                <w:szCs w:val="20"/>
                <w:lang w:eastAsia="de-DE"/>
              </w:rPr>
              <w:t>σ</w:t>
            </w:r>
          </w:p>
        </w:tc>
        <w:tc>
          <w:tcPr>
            <w:tcW w:w="903" w:type="dxa"/>
            <w:tcBorders>
              <w:left w:val="nil"/>
              <w:bottom w:val="single" w:sz="4" w:space="0" w:color="auto"/>
            </w:tcBorders>
            <w:shd w:val="clear" w:color="auto" w:fill="D9D9D9"/>
          </w:tcPr>
          <w:p w14:paraId="2CE36F5C"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b/>
                <w:sz w:val="20"/>
                <w:szCs w:val="20"/>
                <w:lang w:eastAsia="de-DE"/>
              </w:rPr>
            </w:pPr>
            <w:r w:rsidRPr="00C667FB">
              <w:rPr>
                <w:rFonts w:ascii="Times New Roman" w:eastAsia="Times New Roman" w:hAnsi="Times New Roman"/>
                <w:b/>
                <w:sz w:val="20"/>
                <w:szCs w:val="20"/>
                <w:lang w:eastAsia="de-DE"/>
              </w:rPr>
              <w:t>Max.</w:t>
            </w:r>
          </w:p>
        </w:tc>
      </w:tr>
      <w:tr w:rsidR="00CC2867" w:rsidRPr="00C667FB" w14:paraId="688EEB5E" w14:textId="77777777" w:rsidTr="00CC2867">
        <w:trPr>
          <w:jc w:val="center"/>
        </w:trPr>
        <w:tc>
          <w:tcPr>
            <w:tcW w:w="1472" w:type="dxa"/>
            <w:tcBorders>
              <w:bottom w:val="nil"/>
              <w:right w:val="nil"/>
            </w:tcBorders>
          </w:tcPr>
          <w:p w14:paraId="5E47D35C"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Accuracy</w:t>
            </w:r>
          </w:p>
        </w:tc>
        <w:tc>
          <w:tcPr>
            <w:tcW w:w="810" w:type="dxa"/>
            <w:tcBorders>
              <w:left w:val="nil"/>
              <w:bottom w:val="nil"/>
              <w:right w:val="nil"/>
            </w:tcBorders>
          </w:tcPr>
          <w:p w14:paraId="04844BEA"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0.7071</w:t>
            </w:r>
          </w:p>
        </w:tc>
        <w:tc>
          <w:tcPr>
            <w:tcW w:w="771" w:type="dxa"/>
            <w:tcBorders>
              <w:left w:val="nil"/>
              <w:bottom w:val="nil"/>
              <w:right w:val="nil"/>
            </w:tcBorders>
          </w:tcPr>
          <w:p w14:paraId="6260FB2A"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0.032</w:t>
            </w:r>
          </w:p>
        </w:tc>
        <w:tc>
          <w:tcPr>
            <w:tcW w:w="903" w:type="dxa"/>
            <w:tcBorders>
              <w:left w:val="nil"/>
              <w:bottom w:val="nil"/>
            </w:tcBorders>
          </w:tcPr>
          <w:p w14:paraId="3D906C13"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0.7464</w:t>
            </w:r>
          </w:p>
        </w:tc>
      </w:tr>
      <w:tr w:rsidR="00CC2867" w:rsidRPr="00C667FB" w14:paraId="6A2CC01C" w14:textId="77777777" w:rsidTr="00CC2867">
        <w:trPr>
          <w:jc w:val="center"/>
        </w:trPr>
        <w:tc>
          <w:tcPr>
            <w:tcW w:w="1472" w:type="dxa"/>
            <w:tcBorders>
              <w:top w:val="nil"/>
              <w:bottom w:val="nil"/>
              <w:right w:val="nil"/>
            </w:tcBorders>
          </w:tcPr>
          <w:p w14:paraId="4DE86684"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precision</w:t>
            </w:r>
          </w:p>
        </w:tc>
        <w:tc>
          <w:tcPr>
            <w:tcW w:w="810" w:type="dxa"/>
            <w:tcBorders>
              <w:top w:val="nil"/>
              <w:left w:val="nil"/>
              <w:bottom w:val="nil"/>
              <w:right w:val="nil"/>
            </w:tcBorders>
          </w:tcPr>
          <w:p w14:paraId="67B1A8F9"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0.7309</w:t>
            </w:r>
          </w:p>
        </w:tc>
        <w:tc>
          <w:tcPr>
            <w:tcW w:w="771" w:type="dxa"/>
            <w:tcBorders>
              <w:top w:val="nil"/>
              <w:left w:val="nil"/>
              <w:bottom w:val="nil"/>
              <w:right w:val="nil"/>
            </w:tcBorders>
          </w:tcPr>
          <w:p w14:paraId="25AC3C30"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0.028</w:t>
            </w:r>
          </w:p>
        </w:tc>
        <w:tc>
          <w:tcPr>
            <w:tcW w:w="903" w:type="dxa"/>
            <w:tcBorders>
              <w:top w:val="nil"/>
              <w:left w:val="nil"/>
              <w:bottom w:val="nil"/>
            </w:tcBorders>
          </w:tcPr>
          <w:p w14:paraId="5B8DCE35"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0.7645</w:t>
            </w:r>
          </w:p>
        </w:tc>
      </w:tr>
      <w:tr w:rsidR="00CC2867" w:rsidRPr="00C667FB" w14:paraId="1AAAEB7F" w14:textId="77777777" w:rsidTr="00CC2867">
        <w:trPr>
          <w:jc w:val="center"/>
        </w:trPr>
        <w:tc>
          <w:tcPr>
            <w:tcW w:w="1472" w:type="dxa"/>
            <w:tcBorders>
              <w:top w:val="nil"/>
              <w:bottom w:val="nil"/>
              <w:right w:val="nil"/>
            </w:tcBorders>
          </w:tcPr>
          <w:p w14:paraId="51D2F1D9"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recall</w:t>
            </w:r>
          </w:p>
        </w:tc>
        <w:tc>
          <w:tcPr>
            <w:tcW w:w="810" w:type="dxa"/>
            <w:tcBorders>
              <w:top w:val="nil"/>
              <w:left w:val="nil"/>
              <w:bottom w:val="nil"/>
              <w:right w:val="nil"/>
            </w:tcBorders>
          </w:tcPr>
          <w:p w14:paraId="2494FF74"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0.6691</w:t>
            </w:r>
          </w:p>
        </w:tc>
        <w:tc>
          <w:tcPr>
            <w:tcW w:w="771" w:type="dxa"/>
            <w:tcBorders>
              <w:top w:val="nil"/>
              <w:left w:val="nil"/>
              <w:bottom w:val="nil"/>
              <w:right w:val="nil"/>
            </w:tcBorders>
          </w:tcPr>
          <w:p w14:paraId="0318D505"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0.036</w:t>
            </w:r>
          </w:p>
        </w:tc>
        <w:tc>
          <w:tcPr>
            <w:tcW w:w="903" w:type="dxa"/>
            <w:tcBorders>
              <w:top w:val="nil"/>
              <w:left w:val="nil"/>
              <w:bottom w:val="nil"/>
            </w:tcBorders>
          </w:tcPr>
          <w:p w14:paraId="6AB0C60E"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0.7154</w:t>
            </w:r>
          </w:p>
        </w:tc>
      </w:tr>
      <w:tr w:rsidR="00CC2867" w:rsidRPr="00C667FB" w14:paraId="6C075C81" w14:textId="77777777" w:rsidTr="00CC2867">
        <w:trPr>
          <w:trHeight w:val="237"/>
          <w:jc w:val="center"/>
        </w:trPr>
        <w:tc>
          <w:tcPr>
            <w:tcW w:w="1472" w:type="dxa"/>
            <w:tcBorders>
              <w:top w:val="nil"/>
              <w:right w:val="nil"/>
            </w:tcBorders>
          </w:tcPr>
          <w:p w14:paraId="2A191A8A"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F1-score</w:t>
            </w:r>
          </w:p>
        </w:tc>
        <w:tc>
          <w:tcPr>
            <w:tcW w:w="810" w:type="dxa"/>
            <w:tcBorders>
              <w:top w:val="nil"/>
              <w:left w:val="nil"/>
              <w:right w:val="nil"/>
            </w:tcBorders>
          </w:tcPr>
          <w:p w14:paraId="201BEAD7"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0.6847</w:t>
            </w:r>
          </w:p>
        </w:tc>
        <w:tc>
          <w:tcPr>
            <w:tcW w:w="771" w:type="dxa"/>
            <w:tcBorders>
              <w:top w:val="nil"/>
              <w:left w:val="nil"/>
              <w:right w:val="nil"/>
            </w:tcBorders>
          </w:tcPr>
          <w:p w14:paraId="6A0CF140"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0.035</w:t>
            </w:r>
          </w:p>
        </w:tc>
        <w:tc>
          <w:tcPr>
            <w:tcW w:w="903" w:type="dxa"/>
            <w:tcBorders>
              <w:top w:val="nil"/>
              <w:left w:val="nil"/>
            </w:tcBorders>
          </w:tcPr>
          <w:p w14:paraId="0D901878" w14:textId="77777777" w:rsidR="00CC2867" w:rsidRPr="00C667FB" w:rsidRDefault="00CC2867" w:rsidP="006D3FBB">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0.7313</w:t>
            </w:r>
          </w:p>
        </w:tc>
      </w:tr>
    </w:tbl>
    <w:p w14:paraId="0C5B6445" w14:textId="77777777" w:rsidR="003A7204" w:rsidRDefault="003A7204" w:rsidP="0008597C">
      <w:pPr>
        <w:spacing w:before="120" w:after="120" w:line="240" w:lineRule="auto"/>
        <w:rPr>
          <w:sz w:val="20"/>
        </w:rPr>
      </w:pPr>
    </w:p>
    <w:p w14:paraId="0206CFB1" w14:textId="68973865" w:rsidR="0069546B" w:rsidRDefault="005220A3" w:rsidP="0008597C">
      <w:pPr>
        <w:spacing w:before="120" w:after="120" w:line="240" w:lineRule="auto"/>
        <w:rPr>
          <w:rFonts w:eastAsia="Linux Libertine" w:cs="Linux Libertine"/>
          <w:sz w:val="20"/>
          <w:szCs w:val="20"/>
        </w:rPr>
      </w:pPr>
      <w:r>
        <w:rPr>
          <w:sz w:val="20"/>
        </w:rPr>
        <w:t xml:space="preserve">     </w:t>
      </w:r>
      <w:r w:rsidR="009B6C7E" w:rsidRPr="0008597C">
        <w:rPr>
          <w:sz w:val="20"/>
        </w:rPr>
        <w:t>Then, we</w:t>
      </w:r>
      <w:r w:rsidR="00CC2867" w:rsidRPr="0008597C">
        <w:rPr>
          <w:sz w:val="20"/>
        </w:rPr>
        <w:t xml:space="preserve"> used linear SVM with the tuned parameter to machine label</w:t>
      </w:r>
      <w:r w:rsidR="00CC2867" w:rsidRPr="0008597C">
        <w:rPr>
          <w:rFonts w:eastAsia="Linux Libertine" w:cs="Linux Libertine"/>
          <w:sz w:val="20"/>
          <w:szCs w:val="20"/>
        </w:rPr>
        <w:t xml:space="preserve"> the rest of the data</w:t>
      </w:r>
      <w:r w:rsidR="005D7F79" w:rsidRPr="0008597C">
        <w:rPr>
          <w:rFonts w:eastAsia="Linux Libertine" w:cs="Linux Libertine"/>
          <w:sz w:val="20"/>
          <w:szCs w:val="20"/>
        </w:rPr>
        <w:t xml:space="preserve"> corpus</w:t>
      </w:r>
      <w:r w:rsidR="00CC2867" w:rsidRPr="0008597C">
        <w:rPr>
          <w:rFonts w:eastAsia="Linux Libertine" w:cs="Linux Libertine"/>
          <w:sz w:val="20"/>
          <w:szCs w:val="20"/>
        </w:rPr>
        <w:t xml:space="preserve"> (</w:t>
      </w:r>
      <w:r w:rsidR="00713DCF" w:rsidRPr="0008597C">
        <w:rPr>
          <w:rFonts w:eastAsia="Linux Libertine" w:cs="Linux Libertine"/>
          <w:sz w:val="20"/>
          <w:szCs w:val="20"/>
        </w:rPr>
        <w:t>i.e.</w:t>
      </w:r>
      <w:r w:rsidR="00DE3613">
        <w:rPr>
          <w:rFonts w:eastAsia="Linux Libertine" w:cs="Linux Libertine"/>
          <w:sz w:val="20"/>
          <w:szCs w:val="20"/>
        </w:rPr>
        <w:t>,</w:t>
      </w:r>
      <w:r w:rsidR="00950A79" w:rsidRPr="0008597C">
        <w:rPr>
          <w:rFonts w:eastAsia="Linux Libertine" w:cs="Linux Libertine"/>
          <w:sz w:val="20"/>
          <w:szCs w:val="20"/>
        </w:rPr>
        <w:t xml:space="preserve"> </w:t>
      </w:r>
      <w:r w:rsidR="00CC2867" w:rsidRPr="0008597C">
        <w:rPr>
          <w:rFonts w:eastAsia="Linux Libertine" w:cs="Linux Libertine"/>
          <w:sz w:val="20"/>
          <w:szCs w:val="20"/>
        </w:rPr>
        <w:t>659,489 twe</w:t>
      </w:r>
      <w:r w:rsidR="00DD565A" w:rsidRPr="0008597C">
        <w:rPr>
          <w:rFonts w:eastAsia="Linux Libertine" w:cs="Linux Libertine"/>
          <w:sz w:val="20"/>
          <w:szCs w:val="20"/>
        </w:rPr>
        <w:t>ets). After</w:t>
      </w:r>
      <w:r w:rsidR="00DD565A" w:rsidRPr="0008597C">
        <w:rPr>
          <w:sz w:val="20"/>
        </w:rPr>
        <w:t xml:space="preserve"> all the</w:t>
      </w:r>
      <w:r w:rsidR="00DD565A" w:rsidRPr="00C667FB">
        <w:rPr>
          <w:rFonts w:eastAsia="Linux Libertine" w:cs="Linux Libertine"/>
          <w:sz w:val="20"/>
          <w:szCs w:val="20"/>
        </w:rPr>
        <w:t xml:space="preserve"> tweets were</w:t>
      </w:r>
      <w:r w:rsidR="00CC2867" w:rsidRPr="00C667FB">
        <w:rPr>
          <w:rFonts w:eastAsia="Linux Libertine" w:cs="Linux Libertine"/>
          <w:sz w:val="20"/>
          <w:szCs w:val="20"/>
        </w:rPr>
        <w:t xml:space="preserve"> labeled, the labeled tweets were aggrega</w:t>
      </w:r>
      <w:r w:rsidR="009B6C7E" w:rsidRPr="00C667FB">
        <w:rPr>
          <w:rFonts w:eastAsia="Linux Libertine" w:cs="Linux Libertine"/>
          <w:sz w:val="20"/>
          <w:szCs w:val="20"/>
        </w:rPr>
        <w:t>ted to decide users’ opinions. We</w:t>
      </w:r>
      <w:r w:rsidR="00CC2867" w:rsidRPr="00C667FB">
        <w:rPr>
          <w:rFonts w:eastAsia="Linux Libertine" w:cs="Linux Libertine"/>
          <w:sz w:val="20"/>
          <w:szCs w:val="20"/>
        </w:rPr>
        <w:t xml:space="preserve"> used majority vote as a rule to aggregate tweet labels by each user, that is if a user has majority of his/her tweets labeled as one class, that user is identified </w:t>
      </w:r>
      <w:r w:rsidR="00DE3613">
        <w:rPr>
          <w:rFonts w:eastAsia="Linux Libertine" w:cs="Linux Libertine"/>
          <w:sz w:val="20"/>
          <w:szCs w:val="20"/>
        </w:rPr>
        <w:t>as having</w:t>
      </w:r>
      <w:r w:rsidR="00CC2867" w:rsidRPr="00C667FB">
        <w:rPr>
          <w:rFonts w:eastAsia="Linux Libertine" w:cs="Linux Libertine"/>
          <w:sz w:val="20"/>
          <w:szCs w:val="20"/>
        </w:rPr>
        <w:t xml:space="preserve"> an opinion of that </w:t>
      </w:r>
      <w:r w:rsidR="009B6C7E" w:rsidRPr="00C667FB">
        <w:rPr>
          <w:rFonts w:eastAsia="Linux Libertine" w:cs="Linux Libertine"/>
          <w:sz w:val="20"/>
          <w:szCs w:val="20"/>
        </w:rPr>
        <w:t xml:space="preserve">class. By using </w:t>
      </w:r>
      <w:r w:rsidR="00195818" w:rsidRPr="00C667FB">
        <w:rPr>
          <w:rFonts w:eastAsia="Linux Libertine" w:cs="Linux Libertine"/>
          <w:sz w:val="20"/>
          <w:szCs w:val="20"/>
        </w:rPr>
        <w:t xml:space="preserve">the </w:t>
      </w:r>
      <w:r w:rsidR="009B6C7E" w:rsidRPr="00C667FB">
        <w:rPr>
          <w:rFonts w:eastAsia="Linux Libertine" w:cs="Linux Libertine"/>
          <w:sz w:val="20"/>
          <w:szCs w:val="20"/>
        </w:rPr>
        <w:t>majority vote</w:t>
      </w:r>
      <w:r w:rsidR="00C519CD" w:rsidRPr="00C667FB">
        <w:rPr>
          <w:rFonts w:eastAsia="Linux Libertine" w:cs="Linux Libertine"/>
          <w:sz w:val="20"/>
          <w:szCs w:val="20"/>
        </w:rPr>
        <w:t xml:space="preserve"> rule</w:t>
      </w:r>
      <w:r w:rsidR="009B6C7E" w:rsidRPr="00C667FB">
        <w:rPr>
          <w:rFonts w:eastAsia="Linux Libertine" w:cs="Linux Libertine"/>
          <w:sz w:val="20"/>
          <w:szCs w:val="20"/>
        </w:rPr>
        <w:t>, we</w:t>
      </w:r>
      <w:r w:rsidR="00CC2867" w:rsidRPr="00C667FB">
        <w:rPr>
          <w:rFonts w:eastAsia="Linux Libertine" w:cs="Linux Libertine"/>
          <w:sz w:val="20"/>
          <w:szCs w:val="20"/>
        </w:rPr>
        <w:t xml:space="preserve"> assumed that people do not change their opinion within the data collection period of time (approximately </w:t>
      </w:r>
      <w:r w:rsidR="00DE3613">
        <w:rPr>
          <w:rFonts w:eastAsia="Linux Libertine" w:cs="Linux Libertine"/>
          <w:sz w:val="20"/>
          <w:szCs w:val="20"/>
        </w:rPr>
        <w:t>one</w:t>
      </w:r>
      <w:r w:rsidR="00CC2867" w:rsidRPr="00C667FB">
        <w:rPr>
          <w:rFonts w:eastAsia="Linux Libertine" w:cs="Linux Libertine"/>
          <w:sz w:val="20"/>
          <w:szCs w:val="20"/>
        </w:rPr>
        <w:t xml:space="preserve"> month), and users with tweets labeled </w:t>
      </w:r>
      <w:r w:rsidR="00DE3613">
        <w:rPr>
          <w:rFonts w:eastAsia="Linux Libertine" w:cs="Linux Libertine"/>
          <w:sz w:val="20"/>
          <w:szCs w:val="20"/>
        </w:rPr>
        <w:t>as</w:t>
      </w:r>
      <w:r w:rsidR="00CC2867" w:rsidRPr="00C667FB">
        <w:rPr>
          <w:rFonts w:eastAsia="Linux Libertine" w:cs="Linux Libertine"/>
          <w:sz w:val="20"/>
          <w:szCs w:val="20"/>
        </w:rPr>
        <w:t xml:space="preserve"> more than one class is due to its ~30%</w:t>
      </w:r>
      <w:r w:rsidR="0014104A" w:rsidRPr="00C667FB">
        <w:rPr>
          <w:rFonts w:eastAsia="Linux Libertine" w:cs="Linux Libertine"/>
          <w:sz w:val="20"/>
          <w:szCs w:val="20"/>
        </w:rPr>
        <w:t xml:space="preserve"> learning error rate. Table 4 presents</w:t>
      </w:r>
      <w:r w:rsidR="00CC2867" w:rsidRPr="00C667FB">
        <w:rPr>
          <w:rFonts w:eastAsia="Linux Libertine" w:cs="Linux Libertine"/>
          <w:sz w:val="20"/>
          <w:szCs w:val="20"/>
        </w:rPr>
        <w:t xml:space="preserve"> the distribution of three classes with hand label</w:t>
      </w:r>
      <w:r w:rsidR="00B115A9" w:rsidRPr="00C667FB">
        <w:rPr>
          <w:rFonts w:eastAsia="Linux Libertine" w:cs="Linux Libertine"/>
          <w:sz w:val="20"/>
          <w:szCs w:val="20"/>
        </w:rPr>
        <w:t>ed</w:t>
      </w:r>
      <w:r w:rsidR="00CC2867" w:rsidRPr="00C667FB">
        <w:rPr>
          <w:rFonts w:eastAsia="Linux Libertine" w:cs="Linux Libertine"/>
          <w:sz w:val="20"/>
          <w:szCs w:val="20"/>
        </w:rPr>
        <w:t xml:space="preserve"> and machine label</w:t>
      </w:r>
      <w:r w:rsidR="00B115A9" w:rsidRPr="00C667FB">
        <w:rPr>
          <w:rFonts w:eastAsia="Linux Libertine" w:cs="Linux Libertine"/>
          <w:sz w:val="20"/>
          <w:szCs w:val="20"/>
        </w:rPr>
        <w:t>ed</w:t>
      </w:r>
      <w:r w:rsidR="00CC2867" w:rsidRPr="00C667FB">
        <w:rPr>
          <w:rFonts w:eastAsia="Linux Libertine" w:cs="Linux Libertine"/>
          <w:sz w:val="20"/>
          <w:szCs w:val="20"/>
        </w:rPr>
        <w:t>. The sum of users is the number that users from each class added together and the total is the sum with no overlap between each class. With 269,226 distinctive users with their opinion</w:t>
      </w:r>
      <w:r w:rsidR="00DE3613" w:rsidRPr="00DE3613">
        <w:rPr>
          <w:rFonts w:eastAsia="Linux Libertine" w:cs="Linux Libertine"/>
          <w:sz w:val="20"/>
          <w:szCs w:val="20"/>
        </w:rPr>
        <w:t xml:space="preserve"> </w:t>
      </w:r>
      <w:r w:rsidR="00DE3613" w:rsidRPr="00C667FB">
        <w:rPr>
          <w:rFonts w:eastAsia="Linux Libertine" w:cs="Linux Libertine"/>
          <w:sz w:val="20"/>
          <w:szCs w:val="20"/>
        </w:rPr>
        <w:t>labeled</w:t>
      </w:r>
      <w:r w:rsidR="00CC2867" w:rsidRPr="00C667FB">
        <w:rPr>
          <w:rFonts w:eastAsia="Linux Libertine" w:cs="Linux Libertine"/>
          <w:sz w:val="20"/>
          <w:szCs w:val="20"/>
        </w:rPr>
        <w:t xml:space="preserve">, their retweet network was </w:t>
      </w:r>
      <w:r w:rsidR="00224839" w:rsidRPr="00C667FB">
        <w:rPr>
          <w:rFonts w:eastAsia="Linux Libertine" w:cs="Linux Libertine"/>
          <w:sz w:val="20"/>
          <w:szCs w:val="20"/>
        </w:rPr>
        <w:t xml:space="preserve">then </w:t>
      </w:r>
      <w:r w:rsidR="00CC2867" w:rsidRPr="00C667FB">
        <w:rPr>
          <w:rFonts w:eastAsia="Linux Libertine" w:cs="Linux Libertine"/>
          <w:sz w:val="20"/>
          <w:szCs w:val="20"/>
        </w:rPr>
        <w:t>constructed.</w:t>
      </w:r>
    </w:p>
    <w:p w14:paraId="26791289" w14:textId="77777777" w:rsidR="00E47F8A" w:rsidRPr="00C667FB" w:rsidRDefault="00E47F8A" w:rsidP="00997ED7">
      <w:pPr>
        <w:pStyle w:val="Head1"/>
      </w:pPr>
      <w:r w:rsidRPr="00C667FB">
        <w:t>3.5</w:t>
      </w:r>
      <w:r w:rsidRPr="00C667FB">
        <w:t> </w:t>
      </w:r>
      <w:r w:rsidRPr="00C667FB">
        <w:t>Building a retweet network</w:t>
      </w:r>
    </w:p>
    <w:p w14:paraId="0DC8CF24" w14:textId="77777777" w:rsidR="00E47F8A" w:rsidRPr="00C667FB" w:rsidRDefault="00E47F8A" w:rsidP="00E47F8A">
      <w:pPr>
        <w:spacing w:before="120" w:after="120" w:line="240" w:lineRule="auto"/>
        <w:rPr>
          <w:rFonts w:eastAsia="Linux Libertine" w:cs="Linux Libertine"/>
          <w:sz w:val="20"/>
          <w:szCs w:val="20"/>
        </w:rPr>
      </w:pPr>
      <w:r w:rsidRPr="00C667FB">
        <w:rPr>
          <w:rFonts w:eastAsia="Linux Libertine" w:cs="Linux Libertine"/>
          <w:sz w:val="20"/>
          <w:szCs w:val="20"/>
        </w:rPr>
        <w:t>If a user (user A) retweeted/responded another user’s (user B) tweet once, an edge from user A to user B is created and if the edge existed, add 1 to the edge weight. Although both retweet and response data are included, we used “retweet” to refer both retweet and response for the rest of the paper and thus there’s only one kind of edge in the network. The network, therefore, is a directed and weighted one with 269,226 nodes and 223,791 edges. Out of all the nodes, there are 107,943 isolates (i.e.</w:t>
      </w:r>
      <w:r>
        <w:rPr>
          <w:rFonts w:eastAsia="Linux Libertine" w:cs="Linux Libertine"/>
          <w:sz w:val="20"/>
          <w:szCs w:val="20"/>
        </w:rPr>
        <w:t>,</w:t>
      </w:r>
      <w:r w:rsidRPr="00C667FB">
        <w:rPr>
          <w:rFonts w:eastAsia="Linux Libertine" w:cs="Linux Libertine"/>
          <w:sz w:val="20"/>
          <w:szCs w:val="20"/>
        </w:rPr>
        <w:t xml:space="preserve"> nodes that are not connected with any other nodes in the network). Since the isolates did not participate in the communication process, we took the giant component of the network</w:t>
      </w:r>
      <w:r>
        <w:rPr>
          <w:rFonts w:eastAsia="Linux Libertine" w:cs="Linux Libertine"/>
          <w:sz w:val="20"/>
          <w:szCs w:val="20"/>
        </w:rPr>
        <w:t>,</w:t>
      </w:r>
      <w:r w:rsidRPr="00C667FB">
        <w:rPr>
          <w:rFonts w:eastAsia="Linux Libertine" w:cs="Linux Libertine"/>
          <w:sz w:val="20"/>
          <w:szCs w:val="20"/>
        </w:rPr>
        <w:t xml:space="preserve"> which consists of 160,112 nodes and 223,791 edges in total. </w:t>
      </w:r>
    </w:p>
    <w:p w14:paraId="2C8FDF5F" w14:textId="77777777" w:rsidR="00E47F8A" w:rsidRPr="00C667FB" w:rsidRDefault="00E47F8A" w:rsidP="0008597C">
      <w:pPr>
        <w:spacing w:before="120" w:after="120" w:line="240" w:lineRule="auto"/>
        <w:rPr>
          <w:rFonts w:eastAsia="Linux Libertine" w:cs="Linux Libertine"/>
          <w:sz w:val="20"/>
          <w:szCs w:val="20"/>
        </w:rPr>
      </w:pPr>
    </w:p>
    <w:p w14:paraId="4BE27107" w14:textId="76576F6D" w:rsidR="00CC2867" w:rsidRPr="00C667FB" w:rsidRDefault="00CC2867" w:rsidP="00A57B88">
      <w:pPr>
        <w:spacing w:before="120" w:after="120" w:line="240" w:lineRule="auto"/>
        <w:ind w:firstLine="285"/>
        <w:jc w:val="center"/>
        <w:rPr>
          <w:rFonts w:eastAsia="Linux Libertine" w:cs="Linux Libertine"/>
          <w:b/>
          <w:sz w:val="20"/>
          <w:szCs w:val="20"/>
        </w:rPr>
      </w:pPr>
      <w:r w:rsidRPr="00C667FB">
        <w:rPr>
          <w:rFonts w:eastAsia="Linux Libertine" w:cs="Linux Libertine"/>
          <w:b/>
          <w:sz w:val="20"/>
          <w:szCs w:val="20"/>
        </w:rPr>
        <w:t>Table 4: Number of tweets and users in each class for manual and machine labeled data</w:t>
      </w:r>
    </w:p>
    <w:tbl>
      <w:tblPr>
        <w:tblStyle w:val="TableGrid"/>
        <w:tblW w:w="4964" w:type="dxa"/>
        <w:jc w:val="center"/>
        <w:tblLayout w:type="fixed"/>
        <w:tblLook w:val="04A0" w:firstRow="1" w:lastRow="0" w:firstColumn="1" w:lastColumn="0" w:noHBand="0" w:noVBand="1"/>
      </w:tblPr>
      <w:tblGrid>
        <w:gridCol w:w="897"/>
        <w:gridCol w:w="861"/>
        <w:gridCol w:w="852"/>
        <w:gridCol w:w="1107"/>
        <w:gridCol w:w="1247"/>
      </w:tblGrid>
      <w:tr w:rsidR="00A57B88" w:rsidRPr="00C667FB" w14:paraId="1A302BD0" w14:textId="77777777" w:rsidTr="00A57B88">
        <w:trPr>
          <w:trHeight w:val="357"/>
          <w:jc w:val="center"/>
        </w:trPr>
        <w:tc>
          <w:tcPr>
            <w:tcW w:w="897" w:type="dxa"/>
            <w:tcBorders>
              <w:left w:val="nil"/>
              <w:right w:val="nil"/>
            </w:tcBorders>
          </w:tcPr>
          <w:p w14:paraId="1F07ADDE" w14:textId="77777777" w:rsidR="00CC2867" w:rsidRPr="00C667FB" w:rsidRDefault="00CC2867" w:rsidP="00907B66">
            <w:pPr>
              <w:overflowPunct w:val="0"/>
              <w:autoSpaceDE w:val="0"/>
              <w:autoSpaceDN w:val="0"/>
              <w:adjustRightInd w:val="0"/>
              <w:spacing w:before="120"/>
              <w:jc w:val="center"/>
              <w:textAlignment w:val="baseline"/>
              <w:rPr>
                <w:rFonts w:ascii="Times New Roman" w:eastAsia="Times New Roman" w:hAnsi="Times New Roman"/>
                <w:b/>
                <w:sz w:val="20"/>
                <w:szCs w:val="20"/>
                <w:lang w:eastAsia="de-DE"/>
              </w:rPr>
            </w:pPr>
            <w:r w:rsidRPr="00C667FB">
              <w:rPr>
                <w:rFonts w:ascii="Times New Roman" w:eastAsia="Times New Roman" w:hAnsi="Times New Roman"/>
                <w:b/>
                <w:sz w:val="20"/>
                <w:szCs w:val="20"/>
                <w:lang w:eastAsia="de-DE"/>
              </w:rPr>
              <w:t>Class</w:t>
            </w:r>
          </w:p>
        </w:tc>
        <w:tc>
          <w:tcPr>
            <w:tcW w:w="1713" w:type="dxa"/>
            <w:gridSpan w:val="2"/>
            <w:tcBorders>
              <w:left w:val="nil"/>
              <w:bottom w:val="single" w:sz="4" w:space="0" w:color="auto"/>
              <w:right w:val="nil"/>
            </w:tcBorders>
            <w:shd w:val="clear" w:color="auto" w:fill="BFBFBF"/>
          </w:tcPr>
          <w:p w14:paraId="04A5CDD5" w14:textId="66628DAB" w:rsidR="00CC2867" w:rsidRPr="00C667FB" w:rsidRDefault="00FF002F" w:rsidP="00907B66">
            <w:pPr>
              <w:overflowPunct w:val="0"/>
              <w:autoSpaceDE w:val="0"/>
              <w:autoSpaceDN w:val="0"/>
              <w:adjustRightInd w:val="0"/>
              <w:spacing w:line="240" w:lineRule="atLeast"/>
              <w:jc w:val="center"/>
              <w:textAlignment w:val="baseline"/>
              <w:rPr>
                <w:rFonts w:ascii="Times New Roman" w:eastAsia="Times New Roman" w:hAnsi="Times New Roman"/>
                <w:b/>
                <w:sz w:val="20"/>
                <w:szCs w:val="20"/>
                <w:lang w:eastAsia="de-DE"/>
              </w:rPr>
            </w:pPr>
            <w:r w:rsidRPr="00C667FB">
              <w:rPr>
                <w:rFonts w:ascii="Times New Roman" w:eastAsia="Times New Roman" w:hAnsi="Times New Roman"/>
                <w:b/>
                <w:sz w:val="20"/>
                <w:szCs w:val="20"/>
                <w:lang w:eastAsia="de-DE"/>
              </w:rPr>
              <w:t>Hand</w:t>
            </w:r>
            <w:r w:rsidR="00CC2867" w:rsidRPr="00C667FB">
              <w:rPr>
                <w:rFonts w:ascii="Times New Roman" w:eastAsia="Times New Roman" w:hAnsi="Times New Roman"/>
                <w:b/>
                <w:sz w:val="20"/>
                <w:szCs w:val="20"/>
                <w:lang w:eastAsia="de-DE"/>
              </w:rPr>
              <w:t xml:space="preserve"> labeled</w:t>
            </w:r>
          </w:p>
        </w:tc>
        <w:tc>
          <w:tcPr>
            <w:tcW w:w="2354" w:type="dxa"/>
            <w:gridSpan w:val="2"/>
            <w:tcBorders>
              <w:left w:val="nil"/>
              <w:bottom w:val="single" w:sz="4" w:space="0" w:color="auto"/>
              <w:right w:val="nil"/>
            </w:tcBorders>
            <w:shd w:val="clear" w:color="auto" w:fill="BFBFBF"/>
          </w:tcPr>
          <w:p w14:paraId="67D60FFC"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b/>
                <w:sz w:val="20"/>
                <w:szCs w:val="20"/>
                <w:lang w:eastAsia="de-DE"/>
              </w:rPr>
            </w:pPr>
            <w:r w:rsidRPr="00C667FB">
              <w:rPr>
                <w:rFonts w:ascii="Times New Roman" w:eastAsia="Times New Roman" w:hAnsi="Times New Roman"/>
                <w:b/>
                <w:sz w:val="20"/>
                <w:szCs w:val="20"/>
                <w:lang w:eastAsia="de-DE"/>
              </w:rPr>
              <w:t>Machine labeled</w:t>
            </w:r>
          </w:p>
        </w:tc>
      </w:tr>
      <w:tr w:rsidR="00A57B88" w:rsidRPr="00C667FB" w14:paraId="26EECA72" w14:textId="77777777" w:rsidTr="00907B66">
        <w:trPr>
          <w:trHeight w:val="227"/>
          <w:jc w:val="center"/>
        </w:trPr>
        <w:tc>
          <w:tcPr>
            <w:tcW w:w="897" w:type="dxa"/>
            <w:tcBorders>
              <w:left w:val="nil"/>
              <w:bottom w:val="single" w:sz="4" w:space="0" w:color="auto"/>
              <w:right w:val="nil"/>
            </w:tcBorders>
          </w:tcPr>
          <w:p w14:paraId="450D884E"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p>
        </w:tc>
        <w:tc>
          <w:tcPr>
            <w:tcW w:w="861" w:type="dxa"/>
            <w:tcBorders>
              <w:left w:val="nil"/>
              <w:bottom w:val="single" w:sz="4" w:space="0" w:color="auto"/>
              <w:right w:val="nil"/>
            </w:tcBorders>
            <w:shd w:val="clear" w:color="auto" w:fill="D9D9D9"/>
          </w:tcPr>
          <w:p w14:paraId="3332E597" w14:textId="56F171AF" w:rsidR="00CC2867" w:rsidRPr="00C667FB" w:rsidRDefault="00822358"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Tweets</w:t>
            </w:r>
          </w:p>
        </w:tc>
        <w:tc>
          <w:tcPr>
            <w:tcW w:w="852" w:type="dxa"/>
            <w:tcBorders>
              <w:left w:val="nil"/>
              <w:bottom w:val="single" w:sz="4" w:space="0" w:color="auto"/>
              <w:right w:val="nil"/>
            </w:tcBorders>
            <w:shd w:val="clear" w:color="auto" w:fill="D9D9D9"/>
          </w:tcPr>
          <w:p w14:paraId="429E8FBF" w14:textId="07A32091" w:rsidR="00CC2867" w:rsidRPr="00C667FB" w:rsidRDefault="00822358"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Users</w:t>
            </w:r>
          </w:p>
        </w:tc>
        <w:tc>
          <w:tcPr>
            <w:tcW w:w="1107" w:type="dxa"/>
            <w:tcBorders>
              <w:left w:val="nil"/>
              <w:bottom w:val="single" w:sz="4" w:space="0" w:color="auto"/>
              <w:right w:val="nil"/>
            </w:tcBorders>
            <w:shd w:val="clear" w:color="auto" w:fill="D9D9D9"/>
          </w:tcPr>
          <w:p w14:paraId="57FD6D93" w14:textId="182513EC" w:rsidR="00CC2867" w:rsidRPr="00C667FB" w:rsidRDefault="00822358"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Tweets</w:t>
            </w:r>
          </w:p>
        </w:tc>
        <w:tc>
          <w:tcPr>
            <w:tcW w:w="1247" w:type="dxa"/>
            <w:tcBorders>
              <w:left w:val="nil"/>
              <w:bottom w:val="single" w:sz="4" w:space="0" w:color="auto"/>
              <w:right w:val="nil"/>
            </w:tcBorders>
            <w:shd w:val="clear" w:color="auto" w:fill="D9D9D9"/>
          </w:tcPr>
          <w:p w14:paraId="30617C6A" w14:textId="617A15E1" w:rsidR="00CC2867" w:rsidRPr="00C667FB" w:rsidRDefault="00822358"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Users</w:t>
            </w:r>
          </w:p>
        </w:tc>
      </w:tr>
      <w:tr w:rsidR="00A57B88" w:rsidRPr="00C667FB" w14:paraId="746EED42" w14:textId="77777777" w:rsidTr="00907B66">
        <w:trPr>
          <w:trHeight w:val="238"/>
          <w:jc w:val="center"/>
        </w:trPr>
        <w:tc>
          <w:tcPr>
            <w:tcW w:w="897" w:type="dxa"/>
            <w:tcBorders>
              <w:left w:val="nil"/>
              <w:bottom w:val="nil"/>
              <w:right w:val="nil"/>
            </w:tcBorders>
          </w:tcPr>
          <w:p w14:paraId="31D94C62"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Pro-vaccine</w:t>
            </w:r>
          </w:p>
        </w:tc>
        <w:tc>
          <w:tcPr>
            <w:tcW w:w="861" w:type="dxa"/>
            <w:tcBorders>
              <w:left w:val="nil"/>
              <w:bottom w:val="nil"/>
              <w:right w:val="nil"/>
            </w:tcBorders>
          </w:tcPr>
          <w:p w14:paraId="785424B0"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640</w:t>
            </w:r>
          </w:p>
        </w:tc>
        <w:tc>
          <w:tcPr>
            <w:tcW w:w="852" w:type="dxa"/>
            <w:tcBorders>
              <w:left w:val="nil"/>
              <w:bottom w:val="nil"/>
              <w:right w:val="nil"/>
            </w:tcBorders>
          </w:tcPr>
          <w:p w14:paraId="4F107304"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629</w:t>
            </w:r>
          </w:p>
        </w:tc>
        <w:tc>
          <w:tcPr>
            <w:tcW w:w="1107" w:type="dxa"/>
            <w:tcBorders>
              <w:left w:val="nil"/>
              <w:bottom w:val="nil"/>
              <w:right w:val="nil"/>
            </w:tcBorders>
          </w:tcPr>
          <w:p w14:paraId="45193CB1"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390,787</w:t>
            </w:r>
          </w:p>
        </w:tc>
        <w:tc>
          <w:tcPr>
            <w:tcW w:w="1247" w:type="dxa"/>
            <w:tcBorders>
              <w:left w:val="nil"/>
              <w:bottom w:val="nil"/>
              <w:right w:val="nil"/>
            </w:tcBorders>
          </w:tcPr>
          <w:p w14:paraId="743A1CC7"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205,854</w:t>
            </w:r>
          </w:p>
        </w:tc>
      </w:tr>
      <w:tr w:rsidR="00A57B88" w:rsidRPr="00C667FB" w14:paraId="5FCE94DC" w14:textId="77777777" w:rsidTr="00907B66">
        <w:trPr>
          <w:trHeight w:val="225"/>
          <w:jc w:val="center"/>
        </w:trPr>
        <w:tc>
          <w:tcPr>
            <w:tcW w:w="897" w:type="dxa"/>
            <w:tcBorders>
              <w:top w:val="nil"/>
              <w:left w:val="nil"/>
              <w:bottom w:val="nil"/>
              <w:right w:val="nil"/>
            </w:tcBorders>
          </w:tcPr>
          <w:p w14:paraId="5E90FDA0" w14:textId="77777777" w:rsidR="00CC2867" w:rsidRPr="00C667FB" w:rsidRDefault="00CC2867" w:rsidP="00907B66">
            <w:pPr>
              <w:overflowPunct w:val="0"/>
              <w:autoSpaceDE w:val="0"/>
              <w:autoSpaceDN w:val="0"/>
              <w:adjustRightInd w:val="0"/>
              <w:contextualSpacing/>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Anti-vaccine</w:t>
            </w:r>
          </w:p>
        </w:tc>
        <w:tc>
          <w:tcPr>
            <w:tcW w:w="861" w:type="dxa"/>
            <w:tcBorders>
              <w:top w:val="nil"/>
              <w:left w:val="nil"/>
              <w:bottom w:val="nil"/>
              <w:right w:val="nil"/>
            </w:tcBorders>
          </w:tcPr>
          <w:p w14:paraId="7B5EDEAE"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417</w:t>
            </w:r>
          </w:p>
        </w:tc>
        <w:tc>
          <w:tcPr>
            <w:tcW w:w="852" w:type="dxa"/>
            <w:tcBorders>
              <w:top w:val="nil"/>
              <w:left w:val="nil"/>
              <w:bottom w:val="nil"/>
              <w:right w:val="nil"/>
            </w:tcBorders>
          </w:tcPr>
          <w:p w14:paraId="0191A736"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303</w:t>
            </w:r>
          </w:p>
        </w:tc>
        <w:tc>
          <w:tcPr>
            <w:tcW w:w="1107" w:type="dxa"/>
            <w:tcBorders>
              <w:top w:val="nil"/>
              <w:left w:val="nil"/>
              <w:bottom w:val="nil"/>
              <w:right w:val="nil"/>
            </w:tcBorders>
          </w:tcPr>
          <w:p w14:paraId="4BC8689B"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151,860</w:t>
            </w:r>
          </w:p>
        </w:tc>
        <w:tc>
          <w:tcPr>
            <w:tcW w:w="1247" w:type="dxa"/>
            <w:tcBorders>
              <w:top w:val="nil"/>
              <w:left w:val="nil"/>
              <w:bottom w:val="nil"/>
              <w:right w:val="nil"/>
            </w:tcBorders>
          </w:tcPr>
          <w:p w14:paraId="6261DFAB"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41,645</w:t>
            </w:r>
          </w:p>
        </w:tc>
      </w:tr>
      <w:tr w:rsidR="00A57B88" w:rsidRPr="00C667FB" w14:paraId="0D74F76F" w14:textId="77777777" w:rsidTr="00907B66">
        <w:trPr>
          <w:trHeight w:val="56"/>
          <w:jc w:val="center"/>
        </w:trPr>
        <w:tc>
          <w:tcPr>
            <w:tcW w:w="897" w:type="dxa"/>
            <w:tcBorders>
              <w:top w:val="nil"/>
              <w:left w:val="nil"/>
              <w:bottom w:val="single" w:sz="4" w:space="0" w:color="auto"/>
              <w:right w:val="nil"/>
            </w:tcBorders>
          </w:tcPr>
          <w:p w14:paraId="1331B1CA"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Neutral</w:t>
            </w:r>
          </w:p>
        </w:tc>
        <w:tc>
          <w:tcPr>
            <w:tcW w:w="861" w:type="dxa"/>
            <w:tcBorders>
              <w:top w:val="nil"/>
              <w:left w:val="nil"/>
              <w:bottom w:val="single" w:sz="4" w:space="0" w:color="auto"/>
              <w:right w:val="nil"/>
            </w:tcBorders>
          </w:tcPr>
          <w:p w14:paraId="747E3B24"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346</w:t>
            </w:r>
          </w:p>
        </w:tc>
        <w:tc>
          <w:tcPr>
            <w:tcW w:w="852" w:type="dxa"/>
            <w:tcBorders>
              <w:top w:val="nil"/>
              <w:left w:val="nil"/>
              <w:bottom w:val="single" w:sz="4" w:space="0" w:color="auto"/>
              <w:right w:val="nil"/>
            </w:tcBorders>
          </w:tcPr>
          <w:p w14:paraId="29AFCD17"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341</w:t>
            </w:r>
          </w:p>
        </w:tc>
        <w:tc>
          <w:tcPr>
            <w:tcW w:w="1107" w:type="dxa"/>
            <w:tcBorders>
              <w:top w:val="nil"/>
              <w:left w:val="nil"/>
              <w:bottom w:val="single" w:sz="4" w:space="0" w:color="auto"/>
              <w:right w:val="nil"/>
            </w:tcBorders>
          </w:tcPr>
          <w:p w14:paraId="585BAC51"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116,842</w:t>
            </w:r>
          </w:p>
        </w:tc>
        <w:tc>
          <w:tcPr>
            <w:tcW w:w="1247" w:type="dxa"/>
            <w:tcBorders>
              <w:top w:val="nil"/>
              <w:left w:val="nil"/>
              <w:bottom w:val="single" w:sz="4" w:space="0" w:color="auto"/>
              <w:right w:val="nil"/>
            </w:tcBorders>
          </w:tcPr>
          <w:p w14:paraId="4FEE8BC5"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66,054</w:t>
            </w:r>
          </w:p>
        </w:tc>
      </w:tr>
      <w:tr w:rsidR="00A57B88" w:rsidRPr="00C667FB" w14:paraId="720BF3FD" w14:textId="77777777" w:rsidTr="00907B66">
        <w:trPr>
          <w:trHeight w:val="220"/>
          <w:jc w:val="center"/>
        </w:trPr>
        <w:tc>
          <w:tcPr>
            <w:tcW w:w="897" w:type="dxa"/>
            <w:tcBorders>
              <w:left w:val="nil"/>
              <w:bottom w:val="single" w:sz="4" w:space="0" w:color="auto"/>
              <w:right w:val="nil"/>
            </w:tcBorders>
          </w:tcPr>
          <w:p w14:paraId="5B452242"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Sum</w:t>
            </w:r>
          </w:p>
        </w:tc>
        <w:tc>
          <w:tcPr>
            <w:tcW w:w="861" w:type="dxa"/>
            <w:tcBorders>
              <w:left w:val="nil"/>
              <w:bottom w:val="single" w:sz="4" w:space="0" w:color="auto"/>
              <w:right w:val="nil"/>
            </w:tcBorders>
          </w:tcPr>
          <w:p w14:paraId="06401C04"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1,403</w:t>
            </w:r>
          </w:p>
        </w:tc>
        <w:tc>
          <w:tcPr>
            <w:tcW w:w="852" w:type="dxa"/>
            <w:tcBorders>
              <w:left w:val="nil"/>
              <w:bottom w:val="single" w:sz="4" w:space="0" w:color="auto"/>
              <w:right w:val="nil"/>
            </w:tcBorders>
          </w:tcPr>
          <w:p w14:paraId="647F775A"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1,273</w:t>
            </w:r>
          </w:p>
        </w:tc>
        <w:tc>
          <w:tcPr>
            <w:tcW w:w="1107" w:type="dxa"/>
            <w:tcBorders>
              <w:left w:val="nil"/>
              <w:bottom w:val="single" w:sz="4" w:space="0" w:color="auto"/>
              <w:right w:val="nil"/>
            </w:tcBorders>
          </w:tcPr>
          <w:p w14:paraId="0912B6DA"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659,489</w:t>
            </w:r>
          </w:p>
        </w:tc>
        <w:tc>
          <w:tcPr>
            <w:tcW w:w="1247" w:type="dxa"/>
            <w:tcBorders>
              <w:left w:val="nil"/>
              <w:bottom w:val="single" w:sz="4" w:space="0" w:color="auto"/>
              <w:right w:val="nil"/>
            </w:tcBorders>
          </w:tcPr>
          <w:p w14:paraId="2DFD860A"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313,553</w:t>
            </w:r>
          </w:p>
        </w:tc>
      </w:tr>
      <w:tr w:rsidR="00A57B88" w:rsidRPr="00C667FB" w14:paraId="6F207982" w14:textId="77777777" w:rsidTr="00907B66">
        <w:trPr>
          <w:trHeight w:val="220"/>
          <w:jc w:val="center"/>
        </w:trPr>
        <w:tc>
          <w:tcPr>
            <w:tcW w:w="897" w:type="dxa"/>
            <w:tcBorders>
              <w:top w:val="single" w:sz="4" w:space="0" w:color="auto"/>
              <w:left w:val="nil"/>
              <w:right w:val="nil"/>
            </w:tcBorders>
          </w:tcPr>
          <w:p w14:paraId="4F9C2041"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Total</w:t>
            </w:r>
          </w:p>
        </w:tc>
        <w:tc>
          <w:tcPr>
            <w:tcW w:w="861" w:type="dxa"/>
            <w:tcBorders>
              <w:top w:val="single" w:sz="4" w:space="0" w:color="auto"/>
              <w:left w:val="nil"/>
              <w:right w:val="nil"/>
            </w:tcBorders>
          </w:tcPr>
          <w:p w14:paraId="338E3475"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1,403</w:t>
            </w:r>
          </w:p>
        </w:tc>
        <w:tc>
          <w:tcPr>
            <w:tcW w:w="852" w:type="dxa"/>
            <w:tcBorders>
              <w:top w:val="single" w:sz="4" w:space="0" w:color="auto"/>
              <w:left w:val="nil"/>
              <w:right w:val="nil"/>
            </w:tcBorders>
          </w:tcPr>
          <w:p w14:paraId="717F33FC"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1,253*</w:t>
            </w:r>
          </w:p>
        </w:tc>
        <w:tc>
          <w:tcPr>
            <w:tcW w:w="1107" w:type="dxa"/>
            <w:tcBorders>
              <w:top w:val="single" w:sz="4" w:space="0" w:color="auto"/>
              <w:left w:val="nil"/>
              <w:right w:val="nil"/>
            </w:tcBorders>
          </w:tcPr>
          <w:p w14:paraId="37FA2F54"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659,489</w:t>
            </w:r>
          </w:p>
        </w:tc>
        <w:tc>
          <w:tcPr>
            <w:tcW w:w="1247" w:type="dxa"/>
            <w:tcBorders>
              <w:top w:val="single" w:sz="4" w:space="0" w:color="auto"/>
              <w:left w:val="nil"/>
              <w:right w:val="nil"/>
            </w:tcBorders>
          </w:tcPr>
          <w:p w14:paraId="13F668D5" w14:textId="77777777" w:rsidR="00CC2867" w:rsidRPr="00C667FB" w:rsidRDefault="00CC2867" w:rsidP="00907B66">
            <w:pPr>
              <w:overflowPunct w:val="0"/>
              <w:autoSpaceDE w:val="0"/>
              <w:autoSpaceDN w:val="0"/>
              <w:adjustRightInd w:val="0"/>
              <w:spacing w:line="240" w:lineRule="atLeast"/>
              <w:jc w:val="center"/>
              <w:textAlignment w:val="baseline"/>
              <w:rPr>
                <w:rFonts w:ascii="Times New Roman" w:eastAsia="Times New Roman" w:hAnsi="Times New Roman"/>
                <w:sz w:val="20"/>
                <w:szCs w:val="20"/>
                <w:lang w:eastAsia="de-DE"/>
              </w:rPr>
            </w:pPr>
            <w:r w:rsidRPr="00C667FB">
              <w:rPr>
                <w:rFonts w:ascii="Times New Roman" w:eastAsia="Times New Roman" w:hAnsi="Times New Roman"/>
                <w:sz w:val="20"/>
                <w:szCs w:val="20"/>
                <w:lang w:eastAsia="de-DE"/>
              </w:rPr>
              <w:t>269,226*</w:t>
            </w:r>
          </w:p>
        </w:tc>
      </w:tr>
    </w:tbl>
    <w:p w14:paraId="262D30B2" w14:textId="77777777" w:rsidR="003A7204" w:rsidRDefault="003A7204" w:rsidP="00997ED7">
      <w:pPr>
        <w:pStyle w:val="Head1"/>
      </w:pPr>
    </w:p>
    <w:p w14:paraId="689CDDD5" w14:textId="77777777" w:rsidR="00997ED7" w:rsidRDefault="00997ED7">
      <w:pPr>
        <w:pStyle w:val="Head1"/>
      </w:pPr>
    </w:p>
    <w:p w14:paraId="38DD5ABE" w14:textId="3BF607FA" w:rsidR="00040AE8" w:rsidRPr="00C667FB" w:rsidRDefault="001440BE">
      <w:pPr>
        <w:pStyle w:val="Head1"/>
      </w:pPr>
      <w:r w:rsidRPr="00C667FB">
        <w:t>3.6</w:t>
      </w:r>
      <w:r w:rsidR="00FF1AC1" w:rsidRPr="00C667FB">
        <w:t> </w:t>
      </w:r>
      <w:r w:rsidR="00281245" w:rsidRPr="00C667FB">
        <w:t>Community detection</w:t>
      </w:r>
    </w:p>
    <w:p w14:paraId="7539C864" w14:textId="77777777" w:rsidR="00997ED7" w:rsidRDefault="00997ED7" w:rsidP="00A57B88">
      <w:pPr>
        <w:spacing w:line="240" w:lineRule="auto"/>
        <w:rPr>
          <w:rFonts w:eastAsia="Linux Libertine" w:cs="Linux Libertine"/>
          <w:sz w:val="20"/>
          <w:szCs w:val="20"/>
        </w:rPr>
      </w:pPr>
    </w:p>
    <w:p w14:paraId="7E8D2610" w14:textId="372CA01D" w:rsidR="003E1C4A" w:rsidRPr="00C667FB" w:rsidRDefault="003E1C4A" w:rsidP="00A57B88">
      <w:pPr>
        <w:spacing w:line="240" w:lineRule="auto"/>
        <w:rPr>
          <w:rFonts w:eastAsia="Linux Libertine" w:cs="Linux Libertine"/>
          <w:sz w:val="20"/>
          <w:szCs w:val="20"/>
        </w:rPr>
      </w:pPr>
      <w:r w:rsidRPr="00C667FB">
        <w:rPr>
          <w:rFonts w:eastAsia="Linux Libertine" w:cs="Linux Libertine"/>
          <w:sz w:val="20"/>
          <w:szCs w:val="20"/>
        </w:rPr>
        <w:t xml:space="preserve">The </w:t>
      </w:r>
      <w:r w:rsidR="00CC2867" w:rsidRPr="00C667FB">
        <w:rPr>
          <w:rFonts w:eastAsia="Linux Libertine" w:cs="Linux Libertine"/>
          <w:sz w:val="20"/>
          <w:szCs w:val="20"/>
        </w:rPr>
        <w:t xml:space="preserve">Louvain method is a </w:t>
      </w:r>
      <w:r w:rsidR="00DE3613" w:rsidRPr="00C667FB">
        <w:rPr>
          <w:rFonts w:eastAsia="Linux Libertine" w:cs="Linux Libertine"/>
          <w:sz w:val="20"/>
          <w:szCs w:val="20"/>
        </w:rPr>
        <w:t>widely-used</w:t>
      </w:r>
      <w:r w:rsidR="00CC2867" w:rsidRPr="00C667FB">
        <w:rPr>
          <w:rFonts w:eastAsia="Linux Libertine" w:cs="Linux Libertine"/>
          <w:sz w:val="20"/>
          <w:szCs w:val="20"/>
        </w:rPr>
        <w:t xml:space="preserve"> community detection method for large-scale network that is based on modularity maximization</w:t>
      </w:r>
      <w:r w:rsidR="005E2567" w:rsidRPr="00C667FB">
        <w:rPr>
          <w:rFonts w:eastAsia="Linux Libertine" w:cs="Linux Libertine"/>
          <w:sz w:val="20"/>
          <w:szCs w:val="20"/>
        </w:rPr>
        <w:t xml:space="preserve"> [5]</w:t>
      </w:r>
      <w:r w:rsidR="00CC2867" w:rsidRPr="00C667FB">
        <w:rPr>
          <w:rFonts w:eastAsia="Linux Libertine" w:cs="Linux Libertine"/>
          <w:sz w:val="20"/>
          <w:szCs w:val="20"/>
        </w:rPr>
        <w:t>. This algorithm first looks for small communities by optimizing modularity locally and then repeat</w:t>
      </w:r>
      <w:r w:rsidR="00DE3613">
        <w:rPr>
          <w:rFonts w:eastAsia="Linux Libertine" w:cs="Linux Libertine"/>
          <w:sz w:val="20"/>
          <w:szCs w:val="20"/>
        </w:rPr>
        <w:t>s</w:t>
      </w:r>
      <w:r w:rsidR="00CC2867" w:rsidRPr="00C667FB">
        <w:rPr>
          <w:rFonts w:eastAsia="Linux Libertine" w:cs="Linux Libertine"/>
          <w:sz w:val="20"/>
          <w:szCs w:val="20"/>
        </w:rPr>
        <w:t xml:space="preserve"> th</w:t>
      </w:r>
      <w:r w:rsidR="00DE3613">
        <w:rPr>
          <w:rFonts w:eastAsia="Linux Libertine" w:cs="Linux Libertine"/>
          <w:sz w:val="20"/>
          <w:szCs w:val="20"/>
        </w:rPr>
        <w:t>e</w:t>
      </w:r>
      <w:r w:rsidR="00CC2867" w:rsidRPr="00C667FB">
        <w:rPr>
          <w:rFonts w:eastAsia="Linux Libertine" w:cs="Linux Libertine"/>
          <w:sz w:val="20"/>
          <w:szCs w:val="20"/>
        </w:rPr>
        <w:t xml:space="preserve"> process iteratively until a maximum modularity is reached. This method does not predefine</w:t>
      </w:r>
      <w:r w:rsidRPr="00C667FB">
        <w:rPr>
          <w:rFonts w:eastAsia="Linux Libertine" w:cs="Linux Libertine"/>
          <w:sz w:val="20"/>
          <w:szCs w:val="20"/>
        </w:rPr>
        <w:t xml:space="preserve"> the</w:t>
      </w:r>
      <w:r w:rsidR="00CC2867" w:rsidRPr="00C667FB">
        <w:rPr>
          <w:rFonts w:eastAsia="Linux Libertine" w:cs="Linux Libertine"/>
          <w:sz w:val="20"/>
          <w:szCs w:val="20"/>
        </w:rPr>
        <w:t xml:space="preserve"> number of communities to be detected but creates hierarchical communities from </w:t>
      </w:r>
      <w:r w:rsidR="00DE3613">
        <w:rPr>
          <w:rFonts w:eastAsia="Linux Libertine" w:cs="Linux Libertine"/>
          <w:sz w:val="20"/>
          <w:szCs w:val="20"/>
        </w:rPr>
        <w:t xml:space="preserve">the </w:t>
      </w:r>
      <w:r w:rsidR="00CC2867" w:rsidRPr="00C667FB">
        <w:rPr>
          <w:rFonts w:eastAsia="Linux Libertine" w:cs="Linux Libertine"/>
          <w:sz w:val="20"/>
          <w:szCs w:val="20"/>
        </w:rPr>
        <w:t xml:space="preserve">bottom up. The major drawback of </w:t>
      </w:r>
      <w:r w:rsidR="003A7204">
        <w:rPr>
          <w:rFonts w:eastAsia="Linux Libertine" w:cs="Linux Libertine"/>
          <w:sz w:val="20"/>
          <w:szCs w:val="20"/>
        </w:rPr>
        <w:t xml:space="preserve">the </w:t>
      </w:r>
      <w:r w:rsidR="00CC2867" w:rsidRPr="00C667FB">
        <w:rPr>
          <w:rFonts w:eastAsia="Linux Libertine" w:cs="Linux Libertine"/>
          <w:sz w:val="20"/>
          <w:szCs w:val="20"/>
        </w:rPr>
        <w:t xml:space="preserve">modularity </w:t>
      </w:r>
      <w:r w:rsidRPr="00C667FB">
        <w:rPr>
          <w:rFonts w:eastAsia="Linux Libertine" w:cs="Linux Libertine"/>
          <w:sz w:val="20"/>
          <w:szCs w:val="20"/>
        </w:rPr>
        <w:t>optimization-based</w:t>
      </w:r>
      <w:r w:rsidR="00CC2867" w:rsidRPr="00C667FB">
        <w:rPr>
          <w:rFonts w:eastAsia="Linux Libertine" w:cs="Linux Libertine"/>
          <w:sz w:val="20"/>
          <w:szCs w:val="20"/>
        </w:rPr>
        <w:t xml:space="preserve"> community detection algorithm is that it cannot identify communities under </w:t>
      </w:r>
      <w:r w:rsidRPr="00C667FB">
        <w:rPr>
          <w:rFonts w:eastAsia="Linux Libertine" w:cs="Linux Libertine"/>
          <w:sz w:val="20"/>
          <w:szCs w:val="20"/>
        </w:rPr>
        <w:t xml:space="preserve">a </w:t>
      </w:r>
      <w:r w:rsidR="00CC2867" w:rsidRPr="00C667FB">
        <w:rPr>
          <w:rFonts w:eastAsia="Linux Libertine" w:cs="Linux Libertine"/>
          <w:sz w:val="20"/>
          <w:szCs w:val="20"/>
        </w:rPr>
        <w:t xml:space="preserve">certain </w:t>
      </w:r>
      <w:r w:rsidR="00A57B88" w:rsidRPr="00C667FB">
        <w:rPr>
          <w:rFonts w:eastAsia="Linux Libertine" w:cs="Linux Libertine"/>
          <w:sz w:val="20"/>
          <w:szCs w:val="20"/>
        </w:rPr>
        <w:t>size</w:t>
      </w:r>
      <w:r w:rsidR="00CC2867" w:rsidRPr="00C667FB">
        <w:rPr>
          <w:rFonts w:eastAsia="Linux Libertine" w:cs="Linux Libertine"/>
          <w:sz w:val="20"/>
          <w:szCs w:val="20"/>
        </w:rPr>
        <w:t xml:space="preserve">. </w:t>
      </w:r>
      <w:r w:rsidRPr="00C667FB">
        <w:rPr>
          <w:rFonts w:eastAsia="Linux Libertine" w:cs="Linux Libertine"/>
          <w:sz w:val="20"/>
          <w:szCs w:val="20"/>
        </w:rPr>
        <w:t xml:space="preserve">Therefore, one </w:t>
      </w:r>
      <w:r w:rsidR="00CC2867" w:rsidRPr="00C667FB">
        <w:rPr>
          <w:rFonts w:eastAsia="Linux Libertine" w:cs="Linux Libertine"/>
          <w:sz w:val="20"/>
          <w:szCs w:val="20"/>
        </w:rPr>
        <w:t xml:space="preserve">important parameter to be determined is </w:t>
      </w:r>
      <w:r w:rsidR="003A7204">
        <w:rPr>
          <w:rFonts w:eastAsia="Linux Libertine" w:cs="Linux Libertine"/>
          <w:sz w:val="20"/>
          <w:szCs w:val="20"/>
        </w:rPr>
        <w:t>the ‘</w:t>
      </w:r>
      <w:r w:rsidR="00CC2867" w:rsidRPr="00C667FB">
        <w:rPr>
          <w:rFonts w:eastAsia="Linux Libertine" w:cs="Linux Libertine"/>
          <w:sz w:val="20"/>
          <w:szCs w:val="20"/>
        </w:rPr>
        <w:t>resolution</w:t>
      </w:r>
      <w:r w:rsidR="003A7204">
        <w:rPr>
          <w:rFonts w:eastAsia="Linux Libertine" w:cs="Linux Libertine"/>
          <w:sz w:val="20"/>
          <w:szCs w:val="20"/>
        </w:rPr>
        <w:t>’</w:t>
      </w:r>
      <w:r w:rsidR="003A7204" w:rsidRPr="00C667FB">
        <w:rPr>
          <w:rFonts w:eastAsia="Linux Libertine" w:cs="Linux Libertine"/>
          <w:sz w:val="20"/>
          <w:szCs w:val="20"/>
        </w:rPr>
        <w:t xml:space="preserve"> </w:t>
      </w:r>
      <w:r w:rsidR="003A7204">
        <w:rPr>
          <w:rFonts w:eastAsia="Linux Libertine" w:cs="Linux Libertine"/>
          <w:sz w:val="20"/>
          <w:szCs w:val="20"/>
        </w:rPr>
        <w:t>which</w:t>
      </w:r>
      <w:r w:rsidR="003A7204" w:rsidRPr="00C667FB">
        <w:rPr>
          <w:rFonts w:eastAsia="Linux Libertine" w:cs="Linux Libertine"/>
          <w:sz w:val="20"/>
          <w:szCs w:val="20"/>
        </w:rPr>
        <w:t xml:space="preserve"> </w:t>
      </w:r>
      <w:r w:rsidR="003A7204">
        <w:rPr>
          <w:rFonts w:eastAsia="Linux Libertine" w:cs="Linux Libertine"/>
          <w:sz w:val="20"/>
          <w:szCs w:val="20"/>
        </w:rPr>
        <w:t>impacts the</w:t>
      </w:r>
      <w:r w:rsidR="003A7204" w:rsidRPr="00C667FB">
        <w:rPr>
          <w:rFonts w:eastAsia="Linux Libertine" w:cs="Linux Libertine"/>
          <w:sz w:val="20"/>
          <w:szCs w:val="20"/>
        </w:rPr>
        <w:t xml:space="preserve"> </w:t>
      </w:r>
      <w:r w:rsidR="00CC2867" w:rsidRPr="00C667FB">
        <w:rPr>
          <w:rFonts w:eastAsia="Linux Libertine" w:cs="Linux Libertine"/>
          <w:sz w:val="20"/>
          <w:szCs w:val="20"/>
        </w:rPr>
        <w:t>size of the smallest community to be detected.</w:t>
      </w:r>
    </w:p>
    <w:p w14:paraId="45179A15" w14:textId="6AA398AB" w:rsidR="00CC2867" w:rsidRPr="00C667FB" w:rsidRDefault="00CC2867" w:rsidP="001532AA">
      <w:pPr>
        <w:pStyle w:val="Para"/>
      </w:pPr>
      <w:r w:rsidRPr="00C667FB">
        <w:t xml:space="preserve">When alternating several resolution options on this network using </w:t>
      </w:r>
      <w:r w:rsidR="00A57B88" w:rsidRPr="00C667FB">
        <w:t xml:space="preserve">a social network analysis and visualization tool named </w:t>
      </w:r>
      <w:proofErr w:type="spellStart"/>
      <w:r w:rsidRPr="00C667FB">
        <w:t>Gephi</w:t>
      </w:r>
      <w:proofErr w:type="spellEnd"/>
      <w:r w:rsidRPr="00C667FB">
        <w:t xml:space="preserve"> </w:t>
      </w:r>
      <w:r w:rsidR="00D9494B" w:rsidRPr="00C667FB">
        <w:t>[1],</w:t>
      </w:r>
      <w:r w:rsidR="009B6C7E" w:rsidRPr="00C667FB">
        <w:t xml:space="preserve"> we</w:t>
      </w:r>
      <w:r w:rsidRPr="00C667FB">
        <w:t xml:space="preserve"> noticed that several </w:t>
      </w:r>
      <w:r w:rsidR="008E1FD7" w:rsidRPr="00C667FB">
        <w:t xml:space="preserve">general </w:t>
      </w:r>
      <w:r w:rsidRPr="00C667FB">
        <w:t>patterns</w:t>
      </w:r>
      <w:r w:rsidR="007A7569" w:rsidRPr="00C667FB">
        <w:t xml:space="preserve"> remained constant: first, a large</w:t>
      </w:r>
      <w:r w:rsidRPr="00C667FB">
        <w:t xml:space="preserve"> number </w:t>
      </w:r>
      <w:r w:rsidR="000721C8" w:rsidRPr="00C667FB">
        <w:t>(i.e.</w:t>
      </w:r>
      <w:r w:rsidR="004124CA">
        <w:t>,</w:t>
      </w:r>
      <w:r w:rsidR="000721C8" w:rsidRPr="00C667FB">
        <w:t xml:space="preserve"> ~8000) </w:t>
      </w:r>
      <w:r w:rsidRPr="00C667FB">
        <w:t>of communi</w:t>
      </w:r>
      <w:r w:rsidR="00D92189" w:rsidRPr="00C667FB">
        <w:t>ties w</w:t>
      </w:r>
      <w:r w:rsidR="004124CA">
        <w:t>ere</w:t>
      </w:r>
      <w:r w:rsidR="00D92189" w:rsidRPr="00C667FB">
        <w:t xml:space="preserve"> detected with less than 10</w:t>
      </w:r>
      <w:r w:rsidRPr="00C667FB">
        <w:t xml:space="preserve"> </w:t>
      </w:r>
      <w:r w:rsidR="004124CA">
        <w:t>‘</w:t>
      </w:r>
      <w:r w:rsidRPr="00C667FB">
        <w:t>big</w:t>
      </w:r>
      <w:r w:rsidR="004124CA">
        <w:t>’</w:t>
      </w:r>
      <w:r w:rsidRPr="00C667FB">
        <w:t xml:space="preserve"> </w:t>
      </w:r>
      <w:r w:rsidR="00997EEA" w:rsidRPr="00C667FB">
        <w:t>ones</w:t>
      </w:r>
      <w:r w:rsidR="00E176D4" w:rsidRPr="00C667FB">
        <w:t>.</w:t>
      </w:r>
      <w:r w:rsidRPr="00C667FB">
        <w:t xml:space="preserve"> Second, the number of </w:t>
      </w:r>
      <w:r w:rsidR="00751568" w:rsidRPr="00C667FB">
        <w:t xml:space="preserve">the </w:t>
      </w:r>
      <w:r w:rsidRPr="00C667FB">
        <w:t>big communities (</w:t>
      </w:r>
      <w:r w:rsidR="00682DBD" w:rsidRPr="00C667FB">
        <w:t>i.e.</w:t>
      </w:r>
      <w:r w:rsidR="004124CA">
        <w:t>,</w:t>
      </w:r>
      <w:r w:rsidR="00682DBD" w:rsidRPr="00C667FB">
        <w:t xml:space="preserve"> </w:t>
      </w:r>
      <w:r w:rsidRPr="00C667FB">
        <w:t xml:space="preserve">more than 4% of the nodes) remained </w:t>
      </w:r>
      <w:r w:rsidR="00C74BE3" w:rsidRPr="00C667FB">
        <w:t>similar</w:t>
      </w:r>
      <w:r w:rsidRPr="00C667FB">
        <w:t>. The distribution with r</w:t>
      </w:r>
      <w:r w:rsidR="009B4095" w:rsidRPr="00C667FB">
        <w:t>esolution=3 is shown in Fig</w:t>
      </w:r>
      <w:r w:rsidR="00630F15">
        <w:t>.</w:t>
      </w:r>
      <w:r w:rsidR="009B4095" w:rsidRPr="00C667FB">
        <w:t xml:space="preserve"> 2</w:t>
      </w:r>
      <w:r w:rsidRPr="00C667FB">
        <w:t xml:space="preserve">. The rest of the analysis was based on community detection using </w:t>
      </w:r>
      <w:r w:rsidR="00AC552E" w:rsidRPr="00C667FB">
        <w:t xml:space="preserve">a </w:t>
      </w:r>
      <w:r w:rsidR="00E42070" w:rsidRPr="00C667FB">
        <w:t xml:space="preserve">resolution that </w:t>
      </w:r>
      <w:r w:rsidR="00FA7DD8" w:rsidRPr="00C667FB">
        <w:t xml:space="preserve">was </w:t>
      </w:r>
      <w:r w:rsidR="00E42070" w:rsidRPr="00C667FB">
        <w:t>equal to</w:t>
      </w:r>
      <w:r w:rsidR="002A20C8" w:rsidRPr="00C667FB">
        <w:t xml:space="preserve"> </w:t>
      </w:r>
      <w:r w:rsidRPr="00C667FB">
        <w:t xml:space="preserve">3. </w:t>
      </w:r>
    </w:p>
    <w:p w14:paraId="4D3EDA32" w14:textId="06F43818" w:rsidR="00832129" w:rsidRPr="00C667FB" w:rsidRDefault="001532AA" w:rsidP="00CD6E0D">
      <w:pPr>
        <w:pStyle w:val="Para"/>
        <w:ind w:firstLine="0"/>
      </w:pPr>
      <w:r>
        <w:t xml:space="preserve">     </w:t>
      </w:r>
      <w:r w:rsidRPr="00C667FB">
        <w:t>With the four big communities constituting the majority of the nodes (67.65%) and edges (76.62%), we can now present the results by analyzing the combination of the structural communities and opinion groups of these four big communities.</w:t>
      </w:r>
    </w:p>
    <w:p w14:paraId="368660D5" w14:textId="6F2055EB" w:rsidR="00CC2867" w:rsidRPr="00C667FB" w:rsidRDefault="00664663" w:rsidP="001532AA">
      <w:pPr>
        <w:pStyle w:val="Para"/>
        <w:rPr>
          <w:rFonts w:eastAsia="Linux Libertine" w:cs="Linux Libertine"/>
          <w:szCs w:val="20"/>
        </w:rPr>
      </w:pPr>
      <w:r w:rsidRPr="00C667FB">
        <w:rPr>
          <w:noProof/>
        </w:rPr>
        <w:lastRenderedPageBreak/>
        <w:drawing>
          <wp:inline distT="0" distB="0" distL="0" distR="0" wp14:anchorId="260A593A" wp14:editId="30C2F070">
            <wp:extent cx="3065010" cy="2042809"/>
            <wp:effectExtent l="0" t="0" r="0" b="1905"/>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069207" cy="2045606"/>
                    </a:xfrm>
                    <a:prstGeom prst="rect">
                      <a:avLst/>
                    </a:prstGeom>
                    <a:ln/>
                  </pic:spPr>
                </pic:pic>
              </a:graphicData>
            </a:graphic>
          </wp:inline>
        </w:drawing>
      </w:r>
    </w:p>
    <w:p w14:paraId="2CD23E4A" w14:textId="78DCF2B0" w:rsidR="00664663" w:rsidRPr="00502749" w:rsidRDefault="00664663" w:rsidP="00EE534C">
      <w:pPr>
        <w:pStyle w:val="FigureCaption"/>
        <w:rPr>
          <w14:ligatures w14:val="standard"/>
        </w:rPr>
      </w:pPr>
      <w:r w:rsidRPr="00502749">
        <w:t>F</w:t>
      </w:r>
      <w:r w:rsidR="009B4095" w:rsidRPr="008918E1">
        <w:t>igure 2</w:t>
      </w:r>
      <w:r w:rsidRPr="00502749">
        <w:t xml:space="preserve">: </w:t>
      </w:r>
      <w:r w:rsidR="00DE3613" w:rsidRPr="00502749">
        <w:t>S</w:t>
      </w:r>
      <w:r w:rsidRPr="00502749">
        <w:t xml:space="preserve">ize distribution of communities detected by Louvain method in </w:t>
      </w:r>
      <w:proofErr w:type="spellStart"/>
      <w:r w:rsidRPr="00502749">
        <w:t>Gephi</w:t>
      </w:r>
      <w:proofErr w:type="spellEnd"/>
      <w:r w:rsidR="00DE3613" w:rsidRPr="00502749">
        <w:t>.</w:t>
      </w:r>
    </w:p>
    <w:p w14:paraId="4E1FB7CC" w14:textId="2363A010" w:rsidR="00664663" w:rsidRPr="00C667FB" w:rsidRDefault="00A7254F" w:rsidP="00997ED7">
      <w:pPr>
        <w:pStyle w:val="Head1"/>
      </w:pPr>
      <w:r w:rsidRPr="00C667FB">
        <w:t>4</w:t>
      </w:r>
      <w:r w:rsidR="00664663" w:rsidRPr="00C667FB">
        <w:rPr>
          <w:szCs w:val="22"/>
        </w:rPr>
        <w:t> </w:t>
      </w:r>
      <w:r w:rsidR="00664663" w:rsidRPr="00C667FB">
        <w:t>RESULTS</w:t>
      </w:r>
      <w:r w:rsidR="00AA3432" w:rsidRPr="00C667FB">
        <w:t xml:space="preserve"> </w:t>
      </w:r>
    </w:p>
    <w:p w14:paraId="4A0073EA" w14:textId="7E82BEC1" w:rsidR="0073676B" w:rsidRPr="00C667FB" w:rsidRDefault="007B7275" w:rsidP="00CD6E0D">
      <w:pPr>
        <w:pStyle w:val="Para"/>
        <w:ind w:firstLine="0"/>
      </w:pPr>
      <w:r w:rsidRPr="00C667FB">
        <w:t>As discussed</w:t>
      </w:r>
      <w:r w:rsidR="005E20A0" w:rsidRPr="00C667FB">
        <w:t xml:space="preserve"> </w:t>
      </w:r>
      <w:r w:rsidR="0013441D" w:rsidRPr="00C667FB">
        <w:t>Section 1</w:t>
      </w:r>
      <w:r w:rsidR="00E62BD4" w:rsidRPr="00C667FB">
        <w:t>, we</w:t>
      </w:r>
      <w:r w:rsidR="0073676B" w:rsidRPr="00C667FB">
        <w:t xml:space="preserve"> identified two types of communities: </w:t>
      </w:r>
      <w:r w:rsidR="00453F91" w:rsidRPr="00C667FB">
        <w:t xml:space="preserve">1) </w:t>
      </w:r>
      <w:r w:rsidR="0073676B" w:rsidRPr="00C667FB">
        <w:t xml:space="preserve">structural communities and </w:t>
      </w:r>
      <w:r w:rsidR="00453F91" w:rsidRPr="00C667FB">
        <w:t xml:space="preserve">2) </w:t>
      </w:r>
      <w:r w:rsidR="001B7A77" w:rsidRPr="00C667FB">
        <w:t>opinion groups. Fig</w:t>
      </w:r>
      <w:r w:rsidR="00630F15">
        <w:t>.</w:t>
      </w:r>
      <w:r w:rsidR="001B7A77" w:rsidRPr="00C667FB">
        <w:t xml:space="preserve"> 3</w:t>
      </w:r>
      <w:r w:rsidR="0073676B" w:rsidRPr="00C667FB">
        <w:t xml:space="preserve"> visualizes the result of community detection </w:t>
      </w:r>
      <w:r w:rsidR="0073676B" w:rsidRPr="00C667FB">
        <w:t>of the four biggest communities and how the opinion distrib</w:t>
      </w:r>
      <w:r w:rsidR="00506DA4" w:rsidRPr="00C667FB">
        <w:t>uted in these communities. C</w:t>
      </w:r>
      <w:r w:rsidR="0073676B" w:rsidRPr="00C667FB">
        <w:t xml:space="preserve">ommunities </w:t>
      </w:r>
      <w:r w:rsidR="00506DA4" w:rsidRPr="00C667FB">
        <w:t>in</w:t>
      </w:r>
      <w:r w:rsidR="008355B3" w:rsidRPr="00C667FB">
        <w:t xml:space="preserve"> Fig</w:t>
      </w:r>
      <w:r w:rsidR="00630F15">
        <w:t>.</w:t>
      </w:r>
      <w:r w:rsidR="008355B3" w:rsidRPr="00C667FB">
        <w:t xml:space="preserve"> </w:t>
      </w:r>
      <w:r w:rsidR="00E62BD4" w:rsidRPr="00C667FB">
        <w:t>3a</w:t>
      </w:r>
      <w:r w:rsidR="0073676B" w:rsidRPr="00C667FB">
        <w:t xml:space="preserve"> are colored by belo</w:t>
      </w:r>
      <w:r w:rsidR="00AB3D58" w:rsidRPr="00C667FB">
        <w:t>nging of structural communities</w:t>
      </w:r>
      <w:r w:rsidR="00E81DC6" w:rsidRPr="00C667FB">
        <w:t xml:space="preserve">: </w:t>
      </w:r>
      <w:r w:rsidR="00AB3D58" w:rsidRPr="00C667FB">
        <w:t xml:space="preserve">community A has </w:t>
      </w:r>
      <w:r w:rsidR="0073676B" w:rsidRPr="00C667FB">
        <w:t>27.7</w:t>
      </w:r>
      <w:r w:rsidR="00AB3D58" w:rsidRPr="00C667FB">
        <w:t>7% of the total number of users</w:t>
      </w:r>
      <w:r w:rsidR="00D534F5" w:rsidRPr="00C667FB">
        <w:t xml:space="preserve"> and community B, C</w:t>
      </w:r>
      <w:r w:rsidR="00AB3D58" w:rsidRPr="00C667FB">
        <w:t xml:space="preserve">, D has </w:t>
      </w:r>
      <w:r w:rsidR="0073676B" w:rsidRPr="00C667FB">
        <w:t>18.36%</w:t>
      </w:r>
      <w:r w:rsidR="00AB3D58" w:rsidRPr="00C667FB">
        <w:t>,</w:t>
      </w:r>
      <w:r w:rsidR="0073676B" w:rsidRPr="00C667FB">
        <w:t xml:space="preserve"> </w:t>
      </w:r>
      <w:r w:rsidR="00AB3D58" w:rsidRPr="00C667FB">
        <w:t xml:space="preserve">12.16% and 9.36% </w:t>
      </w:r>
      <w:r w:rsidR="0073676B" w:rsidRPr="00C667FB">
        <w:t>of the total number of users</w:t>
      </w:r>
      <w:r w:rsidR="00AB3D58" w:rsidRPr="00C667FB">
        <w:t xml:space="preserve"> respectively</w:t>
      </w:r>
      <w:r w:rsidR="008355B3" w:rsidRPr="00C667FB">
        <w:t>. The nodes in Fig</w:t>
      </w:r>
      <w:r w:rsidR="00630F15">
        <w:t>.</w:t>
      </w:r>
      <w:r w:rsidR="008355B3" w:rsidRPr="00C667FB">
        <w:t xml:space="preserve"> 3</w:t>
      </w:r>
      <w:r w:rsidR="00E62BD4" w:rsidRPr="00C667FB">
        <w:t>b</w:t>
      </w:r>
      <w:r w:rsidR="0073676B" w:rsidRPr="00C667FB">
        <w:t xml:space="preserve"> is colored by belongings of opinion groups</w:t>
      </w:r>
      <w:r w:rsidR="00CA354F">
        <w:t>—</w:t>
      </w:r>
      <w:r w:rsidR="0073676B" w:rsidRPr="00C667FB">
        <w:t>red refers to anti-vaccination users</w:t>
      </w:r>
      <w:r w:rsidR="00CA354F">
        <w:t>;</w:t>
      </w:r>
      <w:r w:rsidR="0073676B" w:rsidRPr="00C667FB">
        <w:t xml:space="preserve"> blue refers to pro-vaccine users</w:t>
      </w:r>
      <w:r w:rsidR="00CA354F">
        <w:t>;</w:t>
      </w:r>
      <w:r w:rsidR="0073676B" w:rsidRPr="00C667FB">
        <w:t xml:space="preserve"> and yellow is for users with neutral opinions.</w:t>
      </w:r>
    </w:p>
    <w:p w14:paraId="5997BC42" w14:textId="440FD704" w:rsidR="00961FE0" w:rsidRPr="00C667FB" w:rsidRDefault="002130F0" w:rsidP="00CD6E0D">
      <w:pPr>
        <w:pStyle w:val="Para"/>
        <w:ind w:firstLine="0"/>
      </w:pPr>
      <w:r>
        <w:t xml:space="preserve">     </w:t>
      </w:r>
      <w:r w:rsidR="00650637" w:rsidRPr="00C667FB">
        <w:t>By juxtaposing structural communities and opinion groups</w:t>
      </w:r>
      <w:r w:rsidR="00BA0533" w:rsidRPr="00C667FB">
        <w:t xml:space="preserve">, </w:t>
      </w:r>
      <w:r w:rsidR="006734ED" w:rsidRPr="00C667FB">
        <w:t>we noticed that</w:t>
      </w:r>
      <w:r w:rsidR="00650637" w:rsidRPr="00C667FB">
        <w:t xml:space="preserve"> </w:t>
      </w:r>
      <w:r w:rsidR="006734ED" w:rsidRPr="00C667FB">
        <w:t>community A, B, and C</w:t>
      </w:r>
      <w:r w:rsidR="00D56A8B" w:rsidRPr="00C667FB">
        <w:t xml:space="preserve"> are dominated by </w:t>
      </w:r>
      <w:r w:rsidR="00164C07" w:rsidRPr="00C667FB">
        <w:t xml:space="preserve">pro-vaccination nodes </w:t>
      </w:r>
      <w:r w:rsidR="00D56A8B" w:rsidRPr="00C667FB">
        <w:t>(i.e.</w:t>
      </w:r>
      <w:r w:rsidR="00CA354F">
        <w:t>,</w:t>
      </w:r>
      <w:r w:rsidR="00D56A8B" w:rsidRPr="00C667FB">
        <w:t xml:space="preserve"> </w:t>
      </w:r>
      <w:r w:rsidR="00164C07" w:rsidRPr="00C667FB">
        <w:t>blue</w:t>
      </w:r>
      <w:r w:rsidR="008355B3" w:rsidRPr="00C667FB">
        <w:t xml:space="preserve"> nodes</w:t>
      </w:r>
      <w:r w:rsidR="00353843" w:rsidRPr="00C667FB">
        <w:t xml:space="preserve"> in Fig</w:t>
      </w:r>
      <w:r w:rsidR="00630F15">
        <w:t>.</w:t>
      </w:r>
      <w:r w:rsidR="00353843" w:rsidRPr="00C667FB">
        <w:t xml:space="preserve"> 3b</w:t>
      </w:r>
      <w:r w:rsidR="008355B3" w:rsidRPr="00C667FB">
        <w:t>)</w:t>
      </w:r>
      <w:r w:rsidR="00CA354F">
        <w:t>,</w:t>
      </w:r>
      <w:r w:rsidR="008355B3" w:rsidRPr="00C667FB">
        <w:t xml:space="preserve"> </w:t>
      </w:r>
      <w:r w:rsidR="006734ED" w:rsidRPr="00C667FB">
        <w:t>while</w:t>
      </w:r>
      <w:r w:rsidR="00D56A8B" w:rsidRPr="00C667FB">
        <w:t xml:space="preserve"> </w:t>
      </w:r>
      <w:r w:rsidR="006734ED" w:rsidRPr="00C667FB">
        <w:t>community D</w:t>
      </w:r>
      <w:r w:rsidR="00D56A8B" w:rsidRPr="00C667FB">
        <w:t xml:space="preserve"> is dominated by </w:t>
      </w:r>
      <w:r w:rsidR="00353843" w:rsidRPr="00C667FB">
        <w:t xml:space="preserve">anti-vaccination </w:t>
      </w:r>
      <w:r w:rsidR="00D56A8B" w:rsidRPr="00C667FB">
        <w:t>nodes</w:t>
      </w:r>
      <w:r w:rsidR="008236FB" w:rsidRPr="00C667FB">
        <w:t xml:space="preserve"> (red nodes in Fig. 3b)</w:t>
      </w:r>
      <w:r w:rsidR="00214C1F" w:rsidRPr="00C667FB">
        <w:t>.</w:t>
      </w:r>
      <w:r w:rsidR="00291D51" w:rsidRPr="00C667FB">
        <w:t xml:space="preserve"> </w:t>
      </w:r>
      <w:r w:rsidR="00E46288" w:rsidRPr="00C667FB">
        <w:t>The neutral nodes</w:t>
      </w:r>
      <w:r w:rsidR="00155B0F" w:rsidRPr="00C667FB">
        <w:t xml:space="preserve"> (yellow)</w:t>
      </w:r>
      <w:r w:rsidR="00E46288" w:rsidRPr="00C667FB">
        <w:t xml:space="preserve">, however, are distributed </w:t>
      </w:r>
      <w:r w:rsidR="00E80A93" w:rsidRPr="00C667FB">
        <w:t>r</w:t>
      </w:r>
      <w:r w:rsidR="00CA354F">
        <w:t>elatively</w:t>
      </w:r>
      <w:r w:rsidR="00E46288" w:rsidRPr="00C667FB">
        <w:t xml:space="preserve"> evenly in multiple structural communities. </w:t>
      </w:r>
      <w:r w:rsidR="008355B3" w:rsidRPr="00C667FB">
        <w:t>Fig</w:t>
      </w:r>
      <w:r w:rsidR="00630F15">
        <w:t>.</w:t>
      </w:r>
      <w:r w:rsidR="008355B3" w:rsidRPr="00C667FB">
        <w:t xml:space="preserve"> 4</w:t>
      </w:r>
      <w:r w:rsidR="0073676B" w:rsidRPr="00C667FB">
        <w:t xml:space="preserve"> shows the distribution</w:t>
      </w:r>
      <w:r w:rsidR="002641E8" w:rsidRPr="00C667FB">
        <w:t>s</w:t>
      </w:r>
      <w:r w:rsidR="0073676B" w:rsidRPr="00C667FB">
        <w:t xml:space="preserve"> of </w:t>
      </w:r>
      <w:r w:rsidR="00A269D5" w:rsidRPr="00C667FB">
        <w:t xml:space="preserve">each </w:t>
      </w:r>
      <w:r w:rsidR="0073676B" w:rsidRPr="00C667FB">
        <w:t xml:space="preserve">opinions in </w:t>
      </w:r>
      <w:r w:rsidR="00346162" w:rsidRPr="00C667FB">
        <w:t>every</w:t>
      </w:r>
      <w:r w:rsidR="0073676B" w:rsidRPr="00C667FB">
        <w:t xml:space="preserve"> structural community</w:t>
      </w:r>
      <w:r w:rsidR="00346162" w:rsidRPr="00C667FB">
        <w:t>.</w:t>
      </w:r>
      <w:r w:rsidR="00800C85" w:rsidRPr="00C667FB">
        <w:t xml:space="preserve"> </w:t>
      </w:r>
    </w:p>
    <w:p w14:paraId="290DE276" w14:textId="69321BE7" w:rsidR="00961FE0" w:rsidRDefault="00961FE0" w:rsidP="001532AA">
      <w:pPr>
        <w:pStyle w:val="Para"/>
      </w:pPr>
    </w:p>
    <w:p w14:paraId="42656F25" w14:textId="4865AC71" w:rsidR="001532AA" w:rsidRDefault="001532AA" w:rsidP="001532AA">
      <w:pPr>
        <w:pStyle w:val="Para"/>
      </w:pPr>
    </w:p>
    <w:p w14:paraId="7F954842" w14:textId="1D020AAF" w:rsidR="001532AA" w:rsidRDefault="001532AA" w:rsidP="001532AA">
      <w:pPr>
        <w:pStyle w:val="Para"/>
      </w:pPr>
    </w:p>
    <w:p w14:paraId="7260950B" w14:textId="77777777" w:rsidR="001532AA" w:rsidRDefault="001532AA" w:rsidP="001532AA">
      <w:pPr>
        <w:pStyle w:val="Para"/>
      </w:pPr>
    </w:p>
    <w:p w14:paraId="0AFFE496" w14:textId="40842861" w:rsidR="00034C49" w:rsidRPr="00C667FB" w:rsidRDefault="00034C49" w:rsidP="001532AA">
      <w:pPr>
        <w:pStyle w:val="Para"/>
        <w:sectPr w:rsidR="00034C49" w:rsidRPr="00C667FB" w:rsidSect="00B03528">
          <w:headerReference w:type="default" r:id="rId14"/>
          <w:footerReference w:type="default" r:id="rId15"/>
          <w:footerReference w:type="first" r:id="rId16"/>
          <w:endnotePr>
            <w:numFmt w:val="decimal"/>
          </w:endnotePr>
          <w:type w:val="continuous"/>
          <w:pgSz w:w="12240" w:h="15840" w:code="9"/>
          <w:pgMar w:top="1640" w:right="1080" w:bottom="1600" w:left="1080" w:header="1080" w:footer="1080" w:gutter="0"/>
          <w:pgNumType w:start="1"/>
          <w:cols w:num="2" w:space="480"/>
          <w:titlePg/>
          <w:docGrid w:linePitch="360"/>
        </w:sectPr>
      </w:pPr>
    </w:p>
    <w:p w14:paraId="5E498111" w14:textId="3B7D71BA" w:rsidR="00171EF4" w:rsidRPr="00C667FB" w:rsidRDefault="00171EF4" w:rsidP="001532AA">
      <w:pPr>
        <w:pStyle w:val="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0"/>
        <w:gridCol w:w="5210"/>
      </w:tblGrid>
      <w:tr w:rsidR="00171EF4" w:rsidRPr="00C667FB" w14:paraId="4D4FD0F5" w14:textId="77777777" w:rsidTr="005472DB">
        <w:trPr>
          <w:trHeight w:val="5309"/>
        </w:trPr>
        <w:tc>
          <w:tcPr>
            <w:tcW w:w="4646" w:type="dxa"/>
          </w:tcPr>
          <w:p w14:paraId="46A89E74" w14:textId="005FD144" w:rsidR="00171EF4" w:rsidRPr="00C667FB" w:rsidRDefault="00127663" w:rsidP="003A7204">
            <w:pPr>
              <w:pStyle w:val="Para"/>
              <w:rPr>
                <w14:ligatures w14:val="standard"/>
              </w:rPr>
            </w:pPr>
            <w:r w:rsidRPr="00C667FB">
              <w:rPr>
                <w:noProof/>
              </w:rPr>
              <mc:AlternateContent>
                <mc:Choice Requires="wps">
                  <w:drawing>
                    <wp:anchor distT="0" distB="0" distL="114300" distR="114300" simplePos="0" relativeHeight="251664384" behindDoc="0" locked="0" layoutInCell="1" allowOverlap="1" wp14:anchorId="70974522" wp14:editId="222E2882">
                      <wp:simplePos x="0" y="0"/>
                      <wp:positionH relativeFrom="column">
                        <wp:posOffset>1881505</wp:posOffset>
                      </wp:positionH>
                      <wp:positionV relativeFrom="paragraph">
                        <wp:posOffset>2427936</wp:posOffset>
                      </wp:positionV>
                      <wp:extent cx="913765" cy="227330"/>
                      <wp:effectExtent l="0" t="0" r="0" b="1270"/>
                      <wp:wrapNone/>
                      <wp:docPr id="22" name="Text Box 22"/>
                      <wp:cNvGraphicFramePr/>
                      <a:graphic xmlns:a="http://schemas.openxmlformats.org/drawingml/2006/main">
                        <a:graphicData uri="http://schemas.microsoft.com/office/word/2010/wordprocessingShape">
                          <wps:wsp>
                            <wps:cNvSpPr txBox="1"/>
                            <wps:spPr>
                              <a:xfrm>
                                <a:off x="0" y="0"/>
                                <a:ext cx="913765" cy="2273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02DB6D8" w14:textId="65B695BE" w:rsidR="00060C50" w:rsidRPr="00800C85" w:rsidRDefault="00060C50" w:rsidP="00800C85">
                                  <w:pPr>
                                    <w:rPr>
                                      <w:color w:val="FFFFFF" w:themeColor="background1"/>
                                    </w:rPr>
                                  </w:pPr>
                                  <w:r w:rsidRPr="00800C85">
                                    <w:rPr>
                                      <w:color w:val="FFFFFF" w:themeColor="background1"/>
                                    </w:rPr>
                                    <w:t xml:space="preserve">community </w:t>
                                  </w:r>
                                  <w:r>
                                    <w:rPr>
                                      <w:color w:val="FFFFFF" w:themeColor="background1"/>
                                    </w:rPr>
                                    <w:t>B</w:t>
                                  </w:r>
                                  <w:r>
                                    <w:rPr>
                                      <w:noProof/>
                                    </w:rPr>
                                    <w:drawing>
                                      <wp:inline distT="0" distB="0" distL="0" distR="0" wp14:anchorId="34CC4B38" wp14:editId="1C6E7984">
                                        <wp:extent cx="488950" cy="13589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50" cy="1358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74522" id="Text Box 22" o:spid="_x0000_s1027" type="#_x0000_t202" style="position:absolute;left:0;text-align:left;margin-left:148.15pt;margin-top:191.2pt;width:71.95pt;height:17.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" filled="f" stroked="f">
                      <v:textbox>
                        <w:txbxContent>
                          <w:p w14:paraId="402DB6D8" w14:textId="65B695BE" w:rsidR="00060C50" w:rsidRPr="00800C85" w:rsidRDefault="00060C50" w:rsidP="00800C85">
                            <w:pPr>
                              <w:rPr>
                                <w:color w:val="FFFFFF" w:themeColor="background1"/>
                              </w:rPr>
                            </w:pPr>
                            <w:r w:rsidRPr="00800C85">
                              <w:rPr>
                                <w:color w:val="FFFFFF" w:themeColor="background1"/>
                              </w:rPr>
                              <w:t xml:space="preserve">community </w:t>
                            </w:r>
                            <w:r>
                              <w:rPr>
                                <w:color w:val="FFFFFF" w:themeColor="background1"/>
                              </w:rPr>
                              <w:t>B</w:t>
                            </w:r>
                            <w:r>
                              <w:rPr>
                                <w:noProof/>
                              </w:rPr>
                              <w:drawing>
                                <wp:inline distT="0" distB="0" distL="0" distR="0" wp14:anchorId="34CC4B38" wp14:editId="1C6E7984">
                                  <wp:extent cx="488950" cy="13589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50" cy="135890"/>
                                          </a:xfrm>
                                          <a:prstGeom prst="rect">
                                            <a:avLst/>
                                          </a:prstGeom>
                                        </pic:spPr>
                                      </pic:pic>
                                    </a:graphicData>
                                  </a:graphic>
                                </wp:inline>
                              </w:drawing>
                            </w:r>
                          </w:p>
                        </w:txbxContent>
                      </v:textbox>
                    </v:shape>
                  </w:pict>
                </mc:Fallback>
              </mc:AlternateContent>
            </w:r>
            <w:r w:rsidRPr="00C667FB">
              <w:rPr>
                <w:noProof/>
              </w:rPr>
              <mc:AlternateContent>
                <mc:Choice Requires="wps">
                  <w:drawing>
                    <wp:anchor distT="0" distB="0" distL="114300" distR="114300" simplePos="0" relativeHeight="251666432" behindDoc="0" locked="0" layoutInCell="1" allowOverlap="1" wp14:anchorId="2486CE5C" wp14:editId="6C9092C6">
                      <wp:simplePos x="0" y="0"/>
                      <wp:positionH relativeFrom="column">
                        <wp:posOffset>1517070</wp:posOffset>
                      </wp:positionH>
                      <wp:positionV relativeFrom="paragraph">
                        <wp:posOffset>3014731</wp:posOffset>
                      </wp:positionV>
                      <wp:extent cx="913765" cy="227330"/>
                      <wp:effectExtent l="0" t="0" r="0" b="1270"/>
                      <wp:wrapNone/>
                      <wp:docPr id="24" name="Text Box 24"/>
                      <wp:cNvGraphicFramePr/>
                      <a:graphic xmlns:a="http://schemas.openxmlformats.org/drawingml/2006/main">
                        <a:graphicData uri="http://schemas.microsoft.com/office/word/2010/wordprocessingShape">
                          <wps:wsp>
                            <wps:cNvSpPr txBox="1"/>
                            <wps:spPr>
                              <a:xfrm>
                                <a:off x="0" y="0"/>
                                <a:ext cx="913765" cy="2273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E48596B" w14:textId="70F4BD38" w:rsidR="00060C50" w:rsidRPr="00800C85" w:rsidRDefault="00060C50" w:rsidP="00800C85">
                                  <w:pPr>
                                    <w:rPr>
                                      <w:color w:val="FFFFFF" w:themeColor="background1"/>
                                    </w:rPr>
                                  </w:pPr>
                                  <w:r w:rsidRPr="00800C85">
                                    <w:rPr>
                                      <w:color w:val="FFFFFF" w:themeColor="background1"/>
                                    </w:rPr>
                                    <w:t xml:space="preserve">community </w:t>
                                  </w:r>
                                  <w:r>
                                    <w:rPr>
                                      <w:color w:val="FFFFFF" w:themeColor="background1"/>
                                    </w:rPr>
                                    <w:t>C</w:t>
                                  </w:r>
                                  <w:r>
                                    <w:rPr>
                                      <w:noProof/>
                                    </w:rPr>
                                    <w:drawing>
                                      <wp:inline distT="0" distB="0" distL="0" distR="0" wp14:anchorId="789B305D" wp14:editId="749B5F76">
                                        <wp:extent cx="488950" cy="13589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50" cy="1358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6CE5C" id="Text Box 24" o:spid="_x0000_s1028" type="#_x0000_t202" style="position:absolute;left:0;text-align:left;margin-left:119.45pt;margin-top:237.4pt;width:71.95pt;height:1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" filled="f" stroked="f">
                      <v:textbox>
                        <w:txbxContent>
                          <w:p w14:paraId="3E48596B" w14:textId="70F4BD38" w:rsidR="00060C50" w:rsidRPr="00800C85" w:rsidRDefault="00060C50" w:rsidP="00800C85">
                            <w:pPr>
                              <w:rPr>
                                <w:color w:val="FFFFFF" w:themeColor="background1"/>
                              </w:rPr>
                            </w:pPr>
                            <w:r w:rsidRPr="00800C85">
                              <w:rPr>
                                <w:color w:val="FFFFFF" w:themeColor="background1"/>
                              </w:rPr>
                              <w:t xml:space="preserve">community </w:t>
                            </w:r>
                            <w:r>
                              <w:rPr>
                                <w:color w:val="FFFFFF" w:themeColor="background1"/>
                              </w:rPr>
                              <w:t>C</w:t>
                            </w:r>
                            <w:r>
                              <w:rPr>
                                <w:noProof/>
                              </w:rPr>
                              <w:drawing>
                                <wp:inline distT="0" distB="0" distL="0" distR="0" wp14:anchorId="789B305D" wp14:editId="749B5F76">
                                  <wp:extent cx="488950" cy="13589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50" cy="135890"/>
                                          </a:xfrm>
                                          <a:prstGeom prst="rect">
                                            <a:avLst/>
                                          </a:prstGeom>
                                        </pic:spPr>
                                      </pic:pic>
                                    </a:graphicData>
                                  </a:graphic>
                                </wp:inline>
                              </w:drawing>
                            </w:r>
                          </w:p>
                        </w:txbxContent>
                      </v:textbox>
                    </v:shape>
                  </w:pict>
                </mc:Fallback>
              </mc:AlternateContent>
            </w:r>
            <w:r w:rsidRPr="00C667FB">
              <w:rPr>
                <w:noProof/>
              </w:rPr>
              <mc:AlternateContent>
                <mc:Choice Requires="wps">
                  <w:drawing>
                    <wp:anchor distT="0" distB="0" distL="114300" distR="114300" simplePos="0" relativeHeight="251662336" behindDoc="0" locked="0" layoutInCell="1" allowOverlap="1" wp14:anchorId="0763E112" wp14:editId="69952649">
                      <wp:simplePos x="0" y="0"/>
                      <wp:positionH relativeFrom="column">
                        <wp:posOffset>1760330</wp:posOffset>
                      </wp:positionH>
                      <wp:positionV relativeFrom="paragraph">
                        <wp:posOffset>1304870</wp:posOffset>
                      </wp:positionV>
                      <wp:extent cx="913765" cy="227330"/>
                      <wp:effectExtent l="0" t="0" r="0" b="1270"/>
                      <wp:wrapNone/>
                      <wp:docPr id="20" name="Text Box 20"/>
                      <wp:cNvGraphicFramePr/>
                      <a:graphic xmlns:a="http://schemas.openxmlformats.org/drawingml/2006/main">
                        <a:graphicData uri="http://schemas.microsoft.com/office/word/2010/wordprocessingShape">
                          <wps:wsp>
                            <wps:cNvSpPr txBox="1"/>
                            <wps:spPr>
                              <a:xfrm>
                                <a:off x="0" y="0"/>
                                <a:ext cx="913765" cy="2273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59C2291" w14:textId="710E857E" w:rsidR="00060C50" w:rsidRPr="00800C85" w:rsidRDefault="00060C50" w:rsidP="00800C85">
                                  <w:pPr>
                                    <w:rPr>
                                      <w:color w:val="FFFFFF" w:themeColor="background1"/>
                                    </w:rPr>
                                  </w:pPr>
                                  <w:r w:rsidRPr="00800C85">
                                    <w:rPr>
                                      <w:color w:val="FFFFFF" w:themeColor="background1"/>
                                    </w:rPr>
                                    <w:t xml:space="preserve">community </w:t>
                                  </w:r>
                                  <w:r>
                                    <w:rPr>
                                      <w:color w:val="FFFFFF" w:themeColor="background1"/>
                                    </w:rPr>
                                    <w:t>A</w:t>
                                  </w:r>
                                  <w:r>
                                    <w:rPr>
                                      <w:noProof/>
                                    </w:rPr>
                                    <w:drawing>
                                      <wp:inline distT="0" distB="0" distL="0" distR="0" wp14:anchorId="348646D2" wp14:editId="1E57BEB5">
                                        <wp:extent cx="488950" cy="13589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50" cy="1358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3E112" id="Text Box 20" o:spid="_x0000_s1029" type="#_x0000_t202" style="position:absolute;left:0;text-align:left;margin-left:138.6pt;margin-top:102.75pt;width:71.95pt;height:17.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" filled="f" stroked="f">
                      <v:textbox>
                        <w:txbxContent>
                          <w:p w14:paraId="659C2291" w14:textId="710E857E" w:rsidR="00060C50" w:rsidRPr="00800C85" w:rsidRDefault="00060C50" w:rsidP="00800C85">
                            <w:pPr>
                              <w:rPr>
                                <w:color w:val="FFFFFF" w:themeColor="background1"/>
                              </w:rPr>
                            </w:pPr>
                            <w:r w:rsidRPr="00800C85">
                              <w:rPr>
                                <w:color w:val="FFFFFF" w:themeColor="background1"/>
                              </w:rPr>
                              <w:t xml:space="preserve">community </w:t>
                            </w:r>
                            <w:r>
                              <w:rPr>
                                <w:color w:val="FFFFFF" w:themeColor="background1"/>
                              </w:rPr>
                              <w:t>A</w:t>
                            </w:r>
                            <w:r>
                              <w:rPr>
                                <w:noProof/>
                              </w:rPr>
                              <w:drawing>
                                <wp:inline distT="0" distB="0" distL="0" distR="0" wp14:anchorId="348646D2" wp14:editId="1E57BEB5">
                                  <wp:extent cx="488950" cy="13589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50" cy="135890"/>
                                          </a:xfrm>
                                          <a:prstGeom prst="rect">
                                            <a:avLst/>
                                          </a:prstGeom>
                                        </pic:spPr>
                                      </pic:pic>
                                    </a:graphicData>
                                  </a:graphic>
                                </wp:inline>
                              </w:drawing>
                            </w:r>
                          </w:p>
                        </w:txbxContent>
                      </v:textbox>
                    </v:shape>
                  </w:pict>
                </mc:Fallback>
              </mc:AlternateContent>
            </w:r>
            <w:r w:rsidRPr="00C667FB">
              <w:rPr>
                <w:noProof/>
              </w:rPr>
              <mc:AlternateContent>
                <mc:Choice Requires="wps">
                  <w:drawing>
                    <wp:anchor distT="0" distB="0" distL="114300" distR="114300" simplePos="0" relativeHeight="251660288" behindDoc="0" locked="0" layoutInCell="1" allowOverlap="1" wp14:anchorId="26FAEAB3" wp14:editId="56741090">
                      <wp:simplePos x="0" y="0"/>
                      <wp:positionH relativeFrom="column">
                        <wp:posOffset>165100</wp:posOffset>
                      </wp:positionH>
                      <wp:positionV relativeFrom="paragraph">
                        <wp:posOffset>1639818</wp:posOffset>
                      </wp:positionV>
                      <wp:extent cx="913765" cy="227330"/>
                      <wp:effectExtent l="0" t="0" r="0" b="1270"/>
                      <wp:wrapNone/>
                      <wp:docPr id="19" name="Text Box 19"/>
                      <wp:cNvGraphicFramePr/>
                      <a:graphic xmlns:a="http://schemas.openxmlformats.org/drawingml/2006/main">
                        <a:graphicData uri="http://schemas.microsoft.com/office/word/2010/wordprocessingShape">
                          <wps:wsp>
                            <wps:cNvSpPr txBox="1"/>
                            <wps:spPr>
                              <a:xfrm>
                                <a:off x="0" y="0"/>
                                <a:ext cx="913765" cy="2273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B36D414" w14:textId="7F347F43" w:rsidR="00060C50" w:rsidRPr="00800C85" w:rsidRDefault="00060C50">
                                  <w:pPr>
                                    <w:rPr>
                                      <w:color w:val="FFFFFF" w:themeColor="background1"/>
                                    </w:rPr>
                                  </w:pPr>
                                  <w:r w:rsidRPr="00800C85">
                                    <w:rPr>
                                      <w:color w:val="FFFFFF" w:themeColor="background1"/>
                                    </w:rPr>
                                    <w:t xml:space="preserve">community </w:t>
                                  </w:r>
                                  <w:r>
                                    <w:rPr>
                                      <w:color w:val="FFFFFF" w:themeColor="background1"/>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AEAB3" id="Text Box 19" o:spid="_x0000_s1030" type="#_x0000_t202" style="position:absolute;left:0;text-align:left;margin-left:13pt;margin-top:129.1pt;width:71.95pt;height:1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" filled="f" stroked="f">
                      <v:textbox>
                        <w:txbxContent>
                          <w:p w14:paraId="4B36D414" w14:textId="7F347F43" w:rsidR="00060C50" w:rsidRPr="00800C85" w:rsidRDefault="00060C50">
                            <w:pPr>
                              <w:rPr>
                                <w:color w:val="FFFFFF" w:themeColor="background1"/>
                              </w:rPr>
                            </w:pPr>
                            <w:r w:rsidRPr="00800C85">
                              <w:rPr>
                                <w:color w:val="FFFFFF" w:themeColor="background1"/>
                              </w:rPr>
                              <w:t xml:space="preserve">community </w:t>
                            </w:r>
                            <w:r>
                              <w:rPr>
                                <w:color w:val="FFFFFF" w:themeColor="background1"/>
                              </w:rPr>
                              <w:t>D</w:t>
                            </w:r>
                          </w:p>
                        </w:txbxContent>
                      </v:textbox>
                    </v:shape>
                  </w:pict>
                </mc:Fallback>
              </mc:AlternateContent>
            </w:r>
            <w:r w:rsidR="00171EF4" w:rsidRPr="00C667FB">
              <w:rPr>
                <w:noProof/>
              </w:rPr>
              <w:drawing>
                <wp:inline distT="114300" distB="114300" distL="114300" distR="114300" wp14:anchorId="21276A3D" wp14:editId="72EFC956">
                  <wp:extent cx="2780877" cy="3962400"/>
                  <wp:effectExtent l="0" t="0" r="635"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2788343" cy="3973037"/>
                          </a:xfrm>
                          <a:prstGeom prst="rect">
                            <a:avLst/>
                          </a:prstGeom>
                          <a:ln/>
                        </pic:spPr>
                      </pic:pic>
                    </a:graphicData>
                  </a:graphic>
                </wp:inline>
              </w:drawing>
            </w:r>
          </w:p>
        </w:tc>
        <w:tc>
          <w:tcPr>
            <w:tcW w:w="5650" w:type="dxa"/>
          </w:tcPr>
          <w:p w14:paraId="4DD3B190" w14:textId="7944EB12" w:rsidR="00171EF4" w:rsidRPr="00C667FB" w:rsidRDefault="00127663" w:rsidP="001532AA">
            <w:pPr>
              <w:pStyle w:val="Para"/>
              <w:rPr>
                <w14:ligatures w14:val="standard"/>
              </w:rPr>
            </w:pPr>
            <w:r w:rsidRPr="00C667FB">
              <w:rPr>
                <w:noProof/>
              </w:rPr>
              <mc:AlternateContent>
                <mc:Choice Requires="wps">
                  <w:drawing>
                    <wp:anchor distT="0" distB="0" distL="114300" distR="114300" simplePos="0" relativeHeight="251672576" behindDoc="0" locked="0" layoutInCell="1" allowOverlap="1" wp14:anchorId="105711D8" wp14:editId="0F1AD864">
                      <wp:simplePos x="0" y="0"/>
                      <wp:positionH relativeFrom="column">
                        <wp:posOffset>1966346</wp:posOffset>
                      </wp:positionH>
                      <wp:positionV relativeFrom="paragraph">
                        <wp:posOffset>2295415</wp:posOffset>
                      </wp:positionV>
                      <wp:extent cx="913765" cy="227330"/>
                      <wp:effectExtent l="0" t="0" r="0" b="1270"/>
                      <wp:wrapNone/>
                      <wp:docPr id="29" name="Text Box 29"/>
                      <wp:cNvGraphicFramePr/>
                      <a:graphic xmlns:a="http://schemas.openxmlformats.org/drawingml/2006/main">
                        <a:graphicData uri="http://schemas.microsoft.com/office/word/2010/wordprocessingShape">
                          <wps:wsp>
                            <wps:cNvSpPr txBox="1"/>
                            <wps:spPr>
                              <a:xfrm>
                                <a:off x="0" y="0"/>
                                <a:ext cx="913765" cy="2273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263B8F3" w14:textId="5DAC600C" w:rsidR="00060C50" w:rsidRPr="00800C85" w:rsidRDefault="00060C50" w:rsidP="00325690">
                                  <w:pPr>
                                    <w:rPr>
                                      <w:color w:val="FFFFFF" w:themeColor="background1"/>
                                    </w:rPr>
                                  </w:pPr>
                                  <w:r w:rsidRPr="00800C85">
                                    <w:rPr>
                                      <w:color w:val="FFFFFF" w:themeColor="background1"/>
                                    </w:rPr>
                                    <w:t xml:space="preserve">community </w:t>
                                  </w:r>
                                  <w:r>
                                    <w:rPr>
                                      <w:color w:val="FFFFFF" w:themeColor="background1"/>
                                    </w:rPr>
                                    <w:t>B</w:t>
                                  </w:r>
                                  <w:r>
                                    <w:rPr>
                                      <w:noProof/>
                                    </w:rPr>
                                    <w:drawing>
                                      <wp:inline distT="0" distB="0" distL="0" distR="0" wp14:anchorId="0B143A14" wp14:editId="2204CE7C">
                                        <wp:extent cx="488950" cy="13589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50" cy="1358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711D8" id="Text Box 29" o:spid="_x0000_s1031" type="#_x0000_t202" style="position:absolute;left:0;text-align:left;margin-left:154.85pt;margin-top:180.75pt;width:71.95pt;height:17.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" filled="f" stroked="f">
                      <v:textbox>
                        <w:txbxContent>
                          <w:p w14:paraId="0263B8F3" w14:textId="5DAC600C" w:rsidR="00060C50" w:rsidRPr="00800C85" w:rsidRDefault="00060C50" w:rsidP="00325690">
                            <w:pPr>
                              <w:rPr>
                                <w:color w:val="FFFFFF" w:themeColor="background1"/>
                              </w:rPr>
                            </w:pPr>
                            <w:r w:rsidRPr="00800C85">
                              <w:rPr>
                                <w:color w:val="FFFFFF" w:themeColor="background1"/>
                              </w:rPr>
                              <w:t xml:space="preserve">community </w:t>
                            </w:r>
                            <w:r>
                              <w:rPr>
                                <w:color w:val="FFFFFF" w:themeColor="background1"/>
                              </w:rPr>
                              <w:t>B</w:t>
                            </w:r>
                            <w:r>
                              <w:rPr>
                                <w:noProof/>
                              </w:rPr>
                              <w:drawing>
                                <wp:inline distT="0" distB="0" distL="0" distR="0" wp14:anchorId="0B143A14" wp14:editId="2204CE7C">
                                  <wp:extent cx="488950" cy="13589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50" cy="135890"/>
                                          </a:xfrm>
                                          <a:prstGeom prst="rect">
                                            <a:avLst/>
                                          </a:prstGeom>
                                        </pic:spPr>
                                      </pic:pic>
                                    </a:graphicData>
                                  </a:graphic>
                                </wp:inline>
                              </w:drawing>
                            </w:r>
                          </w:p>
                        </w:txbxContent>
                      </v:textbox>
                    </v:shape>
                  </w:pict>
                </mc:Fallback>
              </mc:AlternateContent>
            </w:r>
            <w:r w:rsidRPr="00C667FB">
              <w:rPr>
                <w:noProof/>
              </w:rPr>
              <mc:AlternateContent>
                <mc:Choice Requires="wps">
                  <w:drawing>
                    <wp:anchor distT="0" distB="0" distL="114300" distR="114300" simplePos="0" relativeHeight="251674624" behindDoc="0" locked="0" layoutInCell="1" allowOverlap="1" wp14:anchorId="5FB9793F" wp14:editId="42351EFC">
                      <wp:simplePos x="0" y="0"/>
                      <wp:positionH relativeFrom="column">
                        <wp:posOffset>1748320</wp:posOffset>
                      </wp:positionH>
                      <wp:positionV relativeFrom="paragraph">
                        <wp:posOffset>2782487</wp:posOffset>
                      </wp:positionV>
                      <wp:extent cx="913765" cy="227330"/>
                      <wp:effectExtent l="0" t="0" r="0" b="1270"/>
                      <wp:wrapNone/>
                      <wp:docPr id="31" name="Text Box 31"/>
                      <wp:cNvGraphicFramePr/>
                      <a:graphic xmlns:a="http://schemas.openxmlformats.org/drawingml/2006/main">
                        <a:graphicData uri="http://schemas.microsoft.com/office/word/2010/wordprocessingShape">
                          <wps:wsp>
                            <wps:cNvSpPr txBox="1"/>
                            <wps:spPr>
                              <a:xfrm>
                                <a:off x="0" y="0"/>
                                <a:ext cx="913765" cy="2273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94088C4" w14:textId="1010A494" w:rsidR="00060C50" w:rsidRPr="00800C85" w:rsidRDefault="00060C50" w:rsidP="00325690">
                                  <w:pPr>
                                    <w:rPr>
                                      <w:color w:val="FFFFFF" w:themeColor="background1"/>
                                    </w:rPr>
                                  </w:pPr>
                                  <w:r w:rsidRPr="00800C85">
                                    <w:rPr>
                                      <w:color w:val="FFFFFF" w:themeColor="background1"/>
                                    </w:rPr>
                                    <w:t xml:space="preserve">community </w:t>
                                  </w:r>
                                  <w:r>
                                    <w:rPr>
                                      <w:color w:val="FFFFFF" w:themeColor="background1"/>
                                    </w:rPr>
                                    <w:t>C</w:t>
                                  </w:r>
                                  <w:r>
                                    <w:rPr>
                                      <w:noProof/>
                                    </w:rPr>
                                    <w:drawing>
                                      <wp:inline distT="0" distB="0" distL="0" distR="0" wp14:anchorId="19986697" wp14:editId="06A473B8">
                                        <wp:extent cx="488950" cy="13589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50" cy="1358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9793F" id="Text Box 31" o:spid="_x0000_s1032" type="#_x0000_t202" style="position:absolute;left:0;text-align:left;margin-left:137.65pt;margin-top:219.1pt;width:71.95pt;height:17.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" filled="f" stroked="f">
                      <v:textbox>
                        <w:txbxContent>
                          <w:p w14:paraId="094088C4" w14:textId="1010A494" w:rsidR="00060C50" w:rsidRPr="00800C85" w:rsidRDefault="00060C50" w:rsidP="00325690">
                            <w:pPr>
                              <w:rPr>
                                <w:color w:val="FFFFFF" w:themeColor="background1"/>
                              </w:rPr>
                            </w:pPr>
                            <w:r w:rsidRPr="00800C85">
                              <w:rPr>
                                <w:color w:val="FFFFFF" w:themeColor="background1"/>
                              </w:rPr>
                              <w:t xml:space="preserve">community </w:t>
                            </w:r>
                            <w:r>
                              <w:rPr>
                                <w:color w:val="FFFFFF" w:themeColor="background1"/>
                              </w:rPr>
                              <w:t>C</w:t>
                            </w:r>
                            <w:r>
                              <w:rPr>
                                <w:noProof/>
                              </w:rPr>
                              <w:drawing>
                                <wp:inline distT="0" distB="0" distL="0" distR="0" wp14:anchorId="19986697" wp14:editId="06A473B8">
                                  <wp:extent cx="488950" cy="13589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50" cy="135890"/>
                                          </a:xfrm>
                                          <a:prstGeom prst="rect">
                                            <a:avLst/>
                                          </a:prstGeom>
                                        </pic:spPr>
                                      </pic:pic>
                                    </a:graphicData>
                                  </a:graphic>
                                </wp:inline>
                              </w:drawing>
                            </w:r>
                          </w:p>
                        </w:txbxContent>
                      </v:textbox>
                    </v:shape>
                  </w:pict>
                </mc:Fallback>
              </mc:AlternateContent>
            </w:r>
            <w:r w:rsidRPr="00C667FB">
              <w:rPr>
                <w:noProof/>
              </w:rPr>
              <mc:AlternateContent>
                <mc:Choice Requires="wps">
                  <w:drawing>
                    <wp:anchor distT="0" distB="0" distL="114300" distR="114300" simplePos="0" relativeHeight="251670528" behindDoc="0" locked="0" layoutInCell="1" allowOverlap="1" wp14:anchorId="11E1E467" wp14:editId="18C3D71F">
                      <wp:simplePos x="0" y="0"/>
                      <wp:positionH relativeFrom="column">
                        <wp:posOffset>1856630</wp:posOffset>
                      </wp:positionH>
                      <wp:positionV relativeFrom="paragraph">
                        <wp:posOffset>1424084</wp:posOffset>
                      </wp:positionV>
                      <wp:extent cx="913765" cy="227330"/>
                      <wp:effectExtent l="0" t="0" r="0" b="1270"/>
                      <wp:wrapNone/>
                      <wp:docPr id="27" name="Text Box 27"/>
                      <wp:cNvGraphicFramePr/>
                      <a:graphic xmlns:a="http://schemas.openxmlformats.org/drawingml/2006/main">
                        <a:graphicData uri="http://schemas.microsoft.com/office/word/2010/wordprocessingShape">
                          <wps:wsp>
                            <wps:cNvSpPr txBox="1"/>
                            <wps:spPr>
                              <a:xfrm>
                                <a:off x="0" y="0"/>
                                <a:ext cx="913765" cy="2273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3228C2A" w14:textId="16436BB0" w:rsidR="00060C50" w:rsidRPr="00800C85" w:rsidRDefault="00060C50" w:rsidP="00325690">
                                  <w:pPr>
                                    <w:rPr>
                                      <w:color w:val="FFFFFF" w:themeColor="background1"/>
                                    </w:rPr>
                                  </w:pPr>
                                  <w:r w:rsidRPr="00800C85">
                                    <w:rPr>
                                      <w:color w:val="FFFFFF" w:themeColor="background1"/>
                                    </w:rPr>
                                    <w:t xml:space="preserve">community </w:t>
                                  </w:r>
                                  <w:r>
                                    <w:rPr>
                                      <w:color w:val="FFFFFF" w:themeColor="background1"/>
                                    </w:rPr>
                                    <w:t>A</w:t>
                                  </w:r>
                                  <w:r>
                                    <w:rPr>
                                      <w:noProof/>
                                    </w:rPr>
                                    <w:drawing>
                                      <wp:inline distT="0" distB="0" distL="0" distR="0" wp14:anchorId="6069F702" wp14:editId="5C35EB61">
                                        <wp:extent cx="488950" cy="13589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50" cy="1358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1E467" id="Text Box 27" o:spid="_x0000_s1033" type="#_x0000_t202" style="position:absolute;left:0;text-align:left;margin-left:146.2pt;margin-top:112.15pt;width:71.95pt;height:17.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" filled="f" stroked="f">
                      <v:textbox>
                        <w:txbxContent>
                          <w:p w14:paraId="33228C2A" w14:textId="16436BB0" w:rsidR="00060C50" w:rsidRPr="00800C85" w:rsidRDefault="00060C50" w:rsidP="00325690">
                            <w:pPr>
                              <w:rPr>
                                <w:color w:val="FFFFFF" w:themeColor="background1"/>
                              </w:rPr>
                            </w:pPr>
                            <w:r w:rsidRPr="00800C85">
                              <w:rPr>
                                <w:color w:val="FFFFFF" w:themeColor="background1"/>
                              </w:rPr>
                              <w:t xml:space="preserve">community </w:t>
                            </w:r>
                            <w:r>
                              <w:rPr>
                                <w:color w:val="FFFFFF" w:themeColor="background1"/>
                              </w:rPr>
                              <w:t>A</w:t>
                            </w:r>
                            <w:r>
                              <w:rPr>
                                <w:noProof/>
                              </w:rPr>
                              <w:drawing>
                                <wp:inline distT="0" distB="0" distL="0" distR="0" wp14:anchorId="6069F702" wp14:editId="5C35EB61">
                                  <wp:extent cx="488950" cy="13589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950" cy="135890"/>
                                          </a:xfrm>
                                          <a:prstGeom prst="rect">
                                            <a:avLst/>
                                          </a:prstGeom>
                                        </pic:spPr>
                                      </pic:pic>
                                    </a:graphicData>
                                  </a:graphic>
                                </wp:inline>
                              </w:drawing>
                            </w:r>
                          </w:p>
                        </w:txbxContent>
                      </v:textbox>
                    </v:shape>
                  </w:pict>
                </mc:Fallback>
              </mc:AlternateContent>
            </w:r>
            <w:r w:rsidRPr="00C667FB">
              <w:rPr>
                <w:noProof/>
              </w:rPr>
              <mc:AlternateContent>
                <mc:Choice Requires="wps">
                  <w:drawing>
                    <wp:anchor distT="0" distB="0" distL="114300" distR="114300" simplePos="0" relativeHeight="251668480" behindDoc="0" locked="0" layoutInCell="1" allowOverlap="1" wp14:anchorId="205FCF6E" wp14:editId="10B531A9">
                      <wp:simplePos x="0" y="0"/>
                      <wp:positionH relativeFrom="column">
                        <wp:posOffset>177938</wp:posOffset>
                      </wp:positionH>
                      <wp:positionV relativeFrom="paragraph">
                        <wp:posOffset>1532145</wp:posOffset>
                      </wp:positionV>
                      <wp:extent cx="913765" cy="227330"/>
                      <wp:effectExtent l="0" t="0" r="0" b="1270"/>
                      <wp:wrapNone/>
                      <wp:docPr id="26" name="Text Box 26"/>
                      <wp:cNvGraphicFramePr/>
                      <a:graphic xmlns:a="http://schemas.openxmlformats.org/drawingml/2006/main">
                        <a:graphicData uri="http://schemas.microsoft.com/office/word/2010/wordprocessingShape">
                          <wps:wsp>
                            <wps:cNvSpPr txBox="1"/>
                            <wps:spPr>
                              <a:xfrm>
                                <a:off x="0" y="0"/>
                                <a:ext cx="913765" cy="2273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1371823" w14:textId="431366EE" w:rsidR="00060C50" w:rsidRPr="00800C85" w:rsidRDefault="00060C50" w:rsidP="00325690">
                                  <w:pPr>
                                    <w:rPr>
                                      <w:color w:val="FFFFFF" w:themeColor="background1"/>
                                    </w:rPr>
                                  </w:pPr>
                                  <w:r w:rsidRPr="00800C85">
                                    <w:rPr>
                                      <w:color w:val="FFFFFF" w:themeColor="background1"/>
                                    </w:rPr>
                                    <w:t xml:space="preserve">community </w:t>
                                  </w:r>
                                  <w:r>
                                    <w:rPr>
                                      <w:color w:val="FFFFFF" w:themeColor="background1"/>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FCF6E" id="Text Box 26" o:spid="_x0000_s1034" type="#_x0000_t202" style="position:absolute;left:0;text-align:left;margin-left:14pt;margin-top:120.65pt;width:71.95pt;height:17.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" filled="f" stroked="f">
                      <v:textbox>
                        <w:txbxContent>
                          <w:p w14:paraId="01371823" w14:textId="431366EE" w:rsidR="00060C50" w:rsidRPr="00800C85" w:rsidRDefault="00060C50" w:rsidP="00325690">
                            <w:pPr>
                              <w:rPr>
                                <w:color w:val="FFFFFF" w:themeColor="background1"/>
                              </w:rPr>
                            </w:pPr>
                            <w:r w:rsidRPr="00800C85">
                              <w:rPr>
                                <w:color w:val="FFFFFF" w:themeColor="background1"/>
                              </w:rPr>
                              <w:t xml:space="preserve">community </w:t>
                            </w:r>
                            <w:r>
                              <w:rPr>
                                <w:color w:val="FFFFFF" w:themeColor="background1"/>
                              </w:rPr>
                              <w:t>D</w:t>
                            </w:r>
                          </w:p>
                        </w:txbxContent>
                      </v:textbox>
                    </v:shape>
                  </w:pict>
                </mc:Fallback>
              </mc:AlternateContent>
            </w:r>
            <w:r w:rsidR="00171EF4" w:rsidRPr="00C667FB">
              <w:rPr>
                <w:noProof/>
              </w:rPr>
              <w:drawing>
                <wp:inline distT="114300" distB="114300" distL="114300" distR="114300" wp14:anchorId="7D65BC91" wp14:editId="78F4A497">
                  <wp:extent cx="2885440" cy="39624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2890718" cy="3969648"/>
                          </a:xfrm>
                          <a:prstGeom prst="rect">
                            <a:avLst/>
                          </a:prstGeom>
                          <a:ln/>
                        </pic:spPr>
                      </pic:pic>
                    </a:graphicData>
                  </a:graphic>
                </wp:inline>
              </w:drawing>
            </w:r>
          </w:p>
        </w:tc>
      </w:tr>
      <w:tr w:rsidR="00171EF4" w:rsidRPr="00C667FB" w14:paraId="77D6865D" w14:textId="77777777" w:rsidTr="005472DB">
        <w:tc>
          <w:tcPr>
            <w:tcW w:w="4646" w:type="dxa"/>
          </w:tcPr>
          <w:p w14:paraId="0A101336" w14:textId="2EB1ECD7" w:rsidR="00171EF4" w:rsidRPr="003A7204" w:rsidRDefault="00E838E7" w:rsidP="001532AA">
            <w:pPr>
              <w:pStyle w:val="Para"/>
              <w:rPr>
                <w:b/>
              </w:rPr>
            </w:pPr>
            <w:r w:rsidRPr="003A7204">
              <w:rPr>
                <w:b/>
              </w:rPr>
              <w:t xml:space="preserve">                                              </w:t>
            </w:r>
            <w:r w:rsidR="001532AA" w:rsidRPr="003A7204">
              <w:rPr>
                <w:b/>
              </w:rPr>
              <w:t>A</w:t>
            </w:r>
          </w:p>
        </w:tc>
        <w:tc>
          <w:tcPr>
            <w:tcW w:w="5650" w:type="dxa"/>
          </w:tcPr>
          <w:p w14:paraId="25BDA7AE" w14:textId="7AD7B537" w:rsidR="00171EF4" w:rsidRPr="003A7204" w:rsidRDefault="00E838E7" w:rsidP="001532AA">
            <w:pPr>
              <w:pStyle w:val="Para"/>
              <w:rPr>
                <w:b/>
              </w:rPr>
            </w:pPr>
            <w:r w:rsidRPr="003A7204">
              <w:rPr>
                <w:b/>
              </w:rPr>
              <w:t xml:space="preserve">                                                </w:t>
            </w:r>
            <w:r w:rsidR="001532AA" w:rsidRPr="003A7204">
              <w:rPr>
                <w:b/>
              </w:rPr>
              <w:t>B</w:t>
            </w:r>
          </w:p>
        </w:tc>
      </w:tr>
      <w:tr w:rsidR="00171EF4" w:rsidRPr="00C667FB" w14:paraId="388B2BD1" w14:textId="77777777" w:rsidTr="005472DB">
        <w:trPr>
          <w:trHeight w:val="564"/>
        </w:trPr>
        <w:tc>
          <w:tcPr>
            <w:tcW w:w="10296" w:type="dxa"/>
            <w:gridSpan w:val="2"/>
          </w:tcPr>
          <w:p w14:paraId="655CEA08" w14:textId="3D4FBA49" w:rsidR="00171EF4" w:rsidRPr="00C667FB" w:rsidRDefault="001B7A77" w:rsidP="00171EF4">
            <w:pPr>
              <w:spacing w:before="120" w:after="120" w:line="240" w:lineRule="auto"/>
              <w:jc w:val="left"/>
              <w:rPr>
                <w:rFonts w:eastAsia="Linux Libertine" w:cs="Linux Libertine"/>
                <w:b/>
                <w:szCs w:val="18"/>
              </w:rPr>
            </w:pPr>
            <w:r w:rsidRPr="00C667FB">
              <w:rPr>
                <w:rFonts w:eastAsia="Linux Libertine" w:cs="Linux Libertine"/>
                <w:b/>
                <w:szCs w:val="18"/>
              </w:rPr>
              <w:t>Figure 3</w:t>
            </w:r>
            <w:r w:rsidR="00171EF4" w:rsidRPr="00C667FB">
              <w:rPr>
                <w:rFonts w:eastAsia="Linux Libertine" w:cs="Linux Libertine"/>
                <w:b/>
                <w:szCs w:val="18"/>
              </w:rPr>
              <w:t xml:space="preserve">: </w:t>
            </w:r>
            <w:r w:rsidR="006C1E34" w:rsidRPr="00C667FB">
              <w:rPr>
                <w:rFonts w:eastAsia="Linux Libertine" w:cs="Linux Libertine"/>
                <w:b/>
                <w:szCs w:val="18"/>
              </w:rPr>
              <w:t>N</w:t>
            </w:r>
            <w:r w:rsidR="00171EF4" w:rsidRPr="00C667FB">
              <w:rPr>
                <w:rFonts w:eastAsia="Linux Libertine" w:cs="Linux Libertine"/>
                <w:b/>
                <w:szCs w:val="18"/>
              </w:rPr>
              <w:t>etwork visualization</w:t>
            </w:r>
            <w:r w:rsidR="006C1E34" w:rsidRPr="00C667FB">
              <w:rPr>
                <w:rFonts w:eastAsia="Linux Libertine" w:cs="Linux Libertine"/>
                <w:b/>
                <w:szCs w:val="18"/>
              </w:rPr>
              <w:t>s</w:t>
            </w:r>
            <w:r w:rsidR="00171EF4" w:rsidRPr="00C667FB">
              <w:rPr>
                <w:rFonts w:eastAsia="Linux Libertine" w:cs="Linux Libertine"/>
                <w:b/>
                <w:szCs w:val="18"/>
              </w:rPr>
              <w:t xml:space="preserve"> of the four largest communities. </w:t>
            </w:r>
            <w:r w:rsidR="003A7204">
              <w:rPr>
                <w:rFonts w:eastAsia="Linux Libertine" w:cs="Linux Libertine"/>
                <w:b/>
                <w:szCs w:val="18"/>
              </w:rPr>
              <w:t>A</w:t>
            </w:r>
            <w:r w:rsidR="00D97C8E">
              <w:rPr>
                <w:rFonts w:eastAsia="Linux Libertine" w:cs="Linux Libertine"/>
                <w:b/>
                <w:szCs w:val="18"/>
              </w:rPr>
              <w:t>:</w:t>
            </w:r>
            <w:r w:rsidR="00E62BD4" w:rsidRPr="00C667FB">
              <w:rPr>
                <w:rFonts w:eastAsia="Linux Libertine" w:cs="Linux Libertine"/>
                <w:b/>
                <w:szCs w:val="18"/>
              </w:rPr>
              <w:t xml:space="preserve"> </w:t>
            </w:r>
            <w:r w:rsidR="00171EF4" w:rsidRPr="00C667FB">
              <w:rPr>
                <w:rFonts w:eastAsia="Linux Libertine" w:cs="Linux Libertine"/>
                <w:b/>
                <w:szCs w:val="18"/>
              </w:rPr>
              <w:t>is colored by the belonging</w:t>
            </w:r>
            <w:r w:rsidR="006C1E34" w:rsidRPr="00C667FB">
              <w:rPr>
                <w:rFonts w:eastAsia="Linux Libertine" w:cs="Linux Libertine"/>
                <w:b/>
                <w:szCs w:val="18"/>
              </w:rPr>
              <w:t xml:space="preserve"> to </w:t>
            </w:r>
            <w:r w:rsidR="003A7204">
              <w:rPr>
                <w:rFonts w:eastAsia="Linux Libertine" w:cs="Linux Libertine"/>
                <w:b/>
                <w:szCs w:val="18"/>
              </w:rPr>
              <w:t xml:space="preserve">a </w:t>
            </w:r>
            <w:r w:rsidR="006C1E34" w:rsidRPr="00C667FB">
              <w:rPr>
                <w:rFonts w:eastAsia="Linux Libertine" w:cs="Linux Libertine"/>
                <w:b/>
                <w:szCs w:val="18"/>
              </w:rPr>
              <w:t xml:space="preserve">specific </w:t>
            </w:r>
            <w:r w:rsidRPr="00C667FB">
              <w:rPr>
                <w:rFonts w:eastAsia="Linux Libertine" w:cs="Linux Libertine"/>
                <w:b/>
                <w:szCs w:val="18"/>
              </w:rPr>
              <w:t>structural communit</w:t>
            </w:r>
            <w:r w:rsidR="003A7204">
              <w:rPr>
                <w:rFonts w:eastAsia="Linux Libertine" w:cs="Linux Libertine"/>
                <w:b/>
                <w:szCs w:val="18"/>
              </w:rPr>
              <w:t>y</w:t>
            </w:r>
            <w:r w:rsidRPr="00C667FB">
              <w:rPr>
                <w:rFonts w:eastAsia="Linux Libertine" w:cs="Linux Libertine"/>
                <w:b/>
                <w:szCs w:val="18"/>
              </w:rPr>
              <w:t xml:space="preserve"> and</w:t>
            </w:r>
            <w:r w:rsidR="0026569D">
              <w:rPr>
                <w:rFonts w:eastAsia="Linux Libertine" w:cs="Linux Libertine"/>
                <w:b/>
                <w:szCs w:val="18"/>
              </w:rPr>
              <w:t>;</w:t>
            </w:r>
            <w:r w:rsidRPr="00C667FB">
              <w:rPr>
                <w:rFonts w:eastAsia="Linux Libertine" w:cs="Linux Libertine"/>
                <w:b/>
                <w:szCs w:val="18"/>
              </w:rPr>
              <w:t xml:space="preserve"> </w:t>
            </w:r>
            <w:r w:rsidR="0026569D">
              <w:rPr>
                <w:rFonts w:eastAsia="Linux Libertine" w:cs="Linux Libertine"/>
                <w:b/>
                <w:szCs w:val="18"/>
              </w:rPr>
              <w:t>B:</w:t>
            </w:r>
            <w:r w:rsidR="003A7204" w:rsidRPr="00C667FB">
              <w:rPr>
                <w:rFonts w:eastAsia="Linux Libertine" w:cs="Linux Libertine"/>
                <w:b/>
                <w:szCs w:val="18"/>
              </w:rPr>
              <w:t xml:space="preserve"> </w:t>
            </w:r>
            <w:r w:rsidR="00171EF4" w:rsidRPr="00C667FB">
              <w:rPr>
                <w:rFonts w:eastAsia="Linux Libertine" w:cs="Linux Libertine"/>
                <w:b/>
                <w:szCs w:val="18"/>
              </w:rPr>
              <w:t xml:space="preserve">is colored by </w:t>
            </w:r>
            <w:r w:rsidR="003A7204">
              <w:rPr>
                <w:rFonts w:eastAsia="Linux Libertine" w:cs="Linux Libertine"/>
                <w:b/>
                <w:szCs w:val="18"/>
              </w:rPr>
              <w:t xml:space="preserve">belonging to </w:t>
            </w:r>
            <w:r w:rsidR="00171EF4" w:rsidRPr="00C667FB">
              <w:rPr>
                <w:rFonts w:eastAsia="Linux Libertine" w:cs="Linux Libertine"/>
                <w:b/>
                <w:szCs w:val="18"/>
              </w:rPr>
              <w:t>opinion groups</w:t>
            </w:r>
            <w:r w:rsidR="009B2AEB" w:rsidRPr="00C667FB">
              <w:rPr>
                <w:rFonts w:eastAsia="Linux Libertine" w:cs="Linux Libertine"/>
                <w:b/>
                <w:szCs w:val="18"/>
              </w:rPr>
              <w:t>.</w:t>
            </w:r>
          </w:p>
        </w:tc>
      </w:tr>
    </w:tbl>
    <w:p w14:paraId="28EDB5F4" w14:textId="322F6467" w:rsidR="00961FE0" w:rsidRPr="00C667FB" w:rsidRDefault="00961FE0" w:rsidP="00915932">
      <w:pPr>
        <w:spacing w:before="120" w:after="120" w:line="240" w:lineRule="auto"/>
        <w:rPr>
          <w:b/>
          <w14:ligatures w14:val="standard"/>
        </w:rPr>
        <w:sectPr w:rsidR="00961FE0" w:rsidRPr="00C667FB" w:rsidSect="00961FE0">
          <w:endnotePr>
            <w:numFmt w:val="decimal"/>
          </w:endnotePr>
          <w:type w:val="continuous"/>
          <w:pgSz w:w="12240" w:h="15840" w:code="9"/>
          <w:pgMar w:top="1640" w:right="1080" w:bottom="1600" w:left="1080" w:header="1080" w:footer="1080" w:gutter="0"/>
          <w:pgNumType w:start="1"/>
          <w:cols w:space="480"/>
          <w:titlePg/>
          <w:docGrid w:linePitch="360"/>
        </w:sectPr>
      </w:pPr>
    </w:p>
    <w:p w14:paraId="2B941FDB" w14:textId="7ACCC843" w:rsidR="00B15D14" w:rsidRPr="00C667FB" w:rsidRDefault="00BB7D2B" w:rsidP="001532AA">
      <w:pPr>
        <w:pStyle w:val="Para"/>
        <w:rPr>
          <w14:ligatures w14:val="standard"/>
        </w:rPr>
      </w:pPr>
      <w:r>
        <w:rPr>
          <w:noProof/>
        </w:rPr>
        <w:lastRenderedPageBreak/>
        <w:drawing>
          <wp:inline distT="0" distB="0" distL="0" distR="0" wp14:anchorId="4B6B5024" wp14:editId="6057ADE4">
            <wp:extent cx="2966769" cy="2167467"/>
            <wp:effectExtent l="0" t="0" r="508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stributio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3134" cy="2172117"/>
                    </a:xfrm>
                    <a:prstGeom prst="rect">
                      <a:avLst/>
                    </a:prstGeom>
                  </pic:spPr>
                </pic:pic>
              </a:graphicData>
            </a:graphic>
          </wp:inline>
        </w:drawing>
      </w:r>
    </w:p>
    <w:p w14:paraId="6AF03AF9" w14:textId="0091E2AC" w:rsidR="004B1FDB" w:rsidRPr="006A7E60" w:rsidRDefault="001C2A30" w:rsidP="006A7E60">
      <w:pPr>
        <w:spacing w:before="120" w:after="120" w:line="240" w:lineRule="auto"/>
        <w:jc w:val="left"/>
        <w:rPr>
          <w:rFonts w:eastAsia="Linux Libertine" w:cs="Linux Libertine"/>
          <w:b/>
          <w:szCs w:val="18"/>
        </w:rPr>
      </w:pPr>
      <w:r w:rsidRPr="00C667FB">
        <w:rPr>
          <w:rFonts w:eastAsia="Linux Libertine" w:cs="Linux Libertine"/>
          <w:b/>
          <w:szCs w:val="18"/>
        </w:rPr>
        <w:t>F</w:t>
      </w:r>
      <w:r w:rsidR="00327647" w:rsidRPr="00C667FB">
        <w:rPr>
          <w:rFonts w:eastAsia="Linux Libertine" w:cs="Linux Libertine"/>
          <w:b/>
          <w:szCs w:val="18"/>
        </w:rPr>
        <w:t>igure 4</w:t>
      </w:r>
      <w:r w:rsidRPr="00C667FB">
        <w:rPr>
          <w:rFonts w:eastAsia="Linux Libertine" w:cs="Linux Libertine"/>
          <w:b/>
          <w:szCs w:val="18"/>
        </w:rPr>
        <w:t xml:space="preserve">: </w:t>
      </w:r>
      <w:r w:rsidR="007269F6">
        <w:rPr>
          <w:rFonts w:eastAsia="Linux Libertine" w:cs="Linux Libertine"/>
          <w:b/>
          <w:szCs w:val="18"/>
        </w:rPr>
        <w:t>D</w:t>
      </w:r>
      <w:r w:rsidR="007269F6" w:rsidRPr="00C667FB">
        <w:rPr>
          <w:rFonts w:eastAsia="Linux Libertine" w:cs="Linux Libertine"/>
          <w:b/>
          <w:szCs w:val="18"/>
        </w:rPr>
        <w:t xml:space="preserve">istributions </w:t>
      </w:r>
      <w:r w:rsidR="001B5DA4" w:rsidRPr="00C667FB">
        <w:rPr>
          <w:rFonts w:eastAsia="Linux Libertine" w:cs="Linux Libertine"/>
          <w:b/>
          <w:szCs w:val="18"/>
        </w:rPr>
        <w:t>of opinion groups in the four largest</w:t>
      </w:r>
      <w:r w:rsidRPr="00C667FB">
        <w:rPr>
          <w:rFonts w:eastAsia="Linux Libertine" w:cs="Linux Libertine"/>
          <w:b/>
          <w:szCs w:val="18"/>
        </w:rPr>
        <w:t xml:space="preserve"> structural community. </w:t>
      </w:r>
    </w:p>
    <w:p w14:paraId="68995855" w14:textId="77777777" w:rsidR="003A7204" w:rsidRDefault="003A7204" w:rsidP="001532AA">
      <w:pPr>
        <w:pStyle w:val="Para"/>
        <w:ind w:firstLine="0"/>
      </w:pPr>
    </w:p>
    <w:p w14:paraId="6EBEFCFD" w14:textId="1EB6DF18" w:rsidR="001532AA" w:rsidRPr="00C667FB" w:rsidRDefault="001532AA" w:rsidP="001532AA">
      <w:pPr>
        <w:pStyle w:val="Para"/>
        <w:ind w:firstLine="0"/>
      </w:pPr>
      <w:r>
        <w:t xml:space="preserve">     </w:t>
      </w:r>
      <w:r w:rsidRPr="00C667FB">
        <w:t>In addition, the “anti-</w:t>
      </w:r>
      <w:proofErr w:type="spellStart"/>
      <w:r w:rsidRPr="00C667FB">
        <w:t>vacciner</w:t>
      </w:r>
      <w:proofErr w:type="spellEnd"/>
      <w:r w:rsidRPr="00C667FB">
        <w:t>” community (i.e.</w:t>
      </w:r>
      <w:r>
        <w:t>,</w:t>
      </w:r>
      <w:r w:rsidRPr="00C667FB">
        <w:t xml:space="preserve"> community D) is not completely consisted of anti-</w:t>
      </w:r>
      <w:proofErr w:type="spellStart"/>
      <w:r w:rsidRPr="00C667FB">
        <w:t>vacciners</w:t>
      </w:r>
      <w:proofErr w:type="spellEnd"/>
      <w:r w:rsidRPr="00C667FB">
        <w:t>, meaning that although anti-vaccine users have constant communication between themselves, there is also a small amount of constant communication between anti- and pro-vaccine users in this community. By examining the frequency of retweet activity of in-group and cross-group, we found that in the “anti-</w:t>
      </w:r>
      <w:proofErr w:type="spellStart"/>
      <w:r w:rsidRPr="00C667FB">
        <w:t>vacciner</w:t>
      </w:r>
      <w:proofErr w:type="spellEnd"/>
      <w:r w:rsidRPr="00C667FB">
        <w:t>” community, the cross-group communication is dominated by pro-vaccine users retweeting anti-vaccine users instead of vice-versa (Fig</w:t>
      </w:r>
      <w:r>
        <w:t>.</w:t>
      </w:r>
      <w:r w:rsidRPr="00C667FB">
        <w:t xml:space="preserve"> 5). This pattern holds true for communication across all users in this dataset as well. It indicates that anti-vaccine users tend to communicate with users of same opinion group</w:t>
      </w:r>
      <w:r>
        <w:t>,</w:t>
      </w:r>
      <w:r w:rsidRPr="00C667FB">
        <w:t xml:space="preserve"> while pro-vaccine users communicate with both in-group users and out-of-group users (anti-vaccine users). </w:t>
      </w:r>
    </w:p>
    <w:p w14:paraId="2FFC5DE9" w14:textId="180CA3B6" w:rsidR="001532AA" w:rsidRDefault="001532AA" w:rsidP="001532AA">
      <w:pPr>
        <w:pStyle w:val="Para"/>
      </w:pPr>
      <w:r w:rsidRPr="00C667FB">
        <w:t>These results demonstrate that anti-vaccine users tend to cluster in a close community and communicate with each other. Also, even if there’s communication between the anti-vaccine users and pro-vaccine users, it’s often the pro-vaccine user who initiate it. This “echo-chamber” like communicative pattern for anti-vaccine users has useful implications for public health strategies on social media, which will be further discussed in the next section.</w:t>
      </w:r>
    </w:p>
    <w:p w14:paraId="37F137CA" w14:textId="77777777" w:rsidR="00997ED7" w:rsidRPr="00C667FB" w:rsidRDefault="00997ED7" w:rsidP="001532AA">
      <w:pPr>
        <w:pStyle w:val="Para"/>
      </w:pPr>
    </w:p>
    <w:p w14:paraId="6F271761" w14:textId="77777777" w:rsidR="00F676AC" w:rsidRDefault="00F676AC" w:rsidP="00997ED7">
      <w:pPr>
        <w:pStyle w:val="Head1"/>
      </w:pPr>
      <w:r w:rsidRPr="00C667FB">
        <w:t>5</w:t>
      </w:r>
      <w:r w:rsidRPr="00C667FB">
        <w:rPr>
          <w:szCs w:val="22"/>
        </w:rPr>
        <w:t> </w:t>
      </w:r>
      <w:r w:rsidRPr="00C667FB">
        <w:t xml:space="preserve">DISCUSSION AND FUTURE WORK </w:t>
      </w:r>
    </w:p>
    <w:p w14:paraId="069D0873" w14:textId="77777777" w:rsidR="00997ED7" w:rsidRDefault="00997ED7" w:rsidP="00CD6E0D">
      <w:pPr>
        <w:pStyle w:val="Para"/>
        <w:ind w:firstLine="0"/>
      </w:pPr>
    </w:p>
    <w:p w14:paraId="49B8D335" w14:textId="44C9A3C8" w:rsidR="00F676AC" w:rsidRDefault="00F676AC" w:rsidP="00CD6E0D">
      <w:pPr>
        <w:pStyle w:val="Para"/>
        <w:ind w:firstLine="0"/>
      </w:pPr>
      <w:r w:rsidRPr="00C667FB">
        <w:t>This research has explored how opinion groups are distributed in structural communities within social media</w:t>
      </w:r>
      <w:r>
        <w:t xml:space="preserve"> with respect to the vaccination debate</w:t>
      </w:r>
      <w:r w:rsidRPr="00C667FB">
        <w:t>. It has discovered that a predominant number of anti-vaccine users are in one str</w:t>
      </w:r>
      <w:r>
        <w:t>uctural community, meaning there</w:t>
      </w:r>
      <w:r w:rsidRPr="00C667FB">
        <w:t xml:space="preserve"> is frequent communication within the same opinion group and relative infrequent communication with the others. Pro-vaccine users, however, do not show such</w:t>
      </w:r>
      <w:r>
        <w:t xml:space="preserve"> a</w:t>
      </w:r>
      <w:r w:rsidRPr="00C667FB">
        <w:t xml:space="preserve"> pattern. </w:t>
      </w:r>
    </w:p>
    <w:p w14:paraId="45BC7C2E" w14:textId="6AF4BBC9" w:rsidR="001532AA" w:rsidRDefault="001532AA" w:rsidP="00B15D14">
      <w:pPr>
        <w:spacing w:before="120" w:after="120" w:line="240" w:lineRule="auto"/>
        <w:jc w:val="left"/>
        <w:rPr>
          <w:rFonts w:eastAsia="Linux Libertine" w:cs="Linux Libertine"/>
          <w:b/>
          <w:szCs w:val="18"/>
        </w:rPr>
      </w:pPr>
    </w:p>
    <w:tbl>
      <w:tblPr>
        <w:tblStyle w:val="TableGrid"/>
        <w:tblW w:w="0" w:type="auto"/>
        <w:tblLook w:val="04A0" w:firstRow="1" w:lastRow="0" w:firstColumn="1" w:lastColumn="0" w:noHBand="0" w:noVBand="1"/>
      </w:tblPr>
      <w:tblGrid>
        <w:gridCol w:w="4790"/>
      </w:tblGrid>
      <w:tr w:rsidR="001532AA" w14:paraId="693758F4" w14:textId="77777777" w:rsidTr="003A7204">
        <w:tc>
          <w:tcPr>
            <w:tcW w:w="4790" w:type="dxa"/>
            <w:tcBorders>
              <w:top w:val="nil"/>
              <w:left w:val="nil"/>
              <w:bottom w:val="nil"/>
              <w:right w:val="nil"/>
            </w:tcBorders>
          </w:tcPr>
          <w:p w14:paraId="6C2BD92C" w14:textId="01D9B18A" w:rsidR="001532AA" w:rsidRDefault="001532AA" w:rsidP="003A7204">
            <w:pPr>
              <w:spacing w:line="240" w:lineRule="auto"/>
              <w:jc w:val="left"/>
              <w:rPr>
                <w:rFonts w:eastAsia="Linux Libertine" w:cs="Linux Libertine"/>
                <w:b/>
                <w:szCs w:val="18"/>
              </w:rPr>
            </w:pPr>
            <w:r w:rsidRPr="00C667FB">
              <w:rPr>
                <w:noProof/>
              </w:rPr>
              <w:drawing>
                <wp:inline distT="114300" distB="114300" distL="114300" distR="114300" wp14:anchorId="177CAB3D" wp14:editId="4579BDED">
                  <wp:extent cx="2762461" cy="18720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762461" cy="1872000"/>
                          </a:xfrm>
                          <a:prstGeom prst="rect">
                            <a:avLst/>
                          </a:prstGeom>
                          <a:ln/>
                        </pic:spPr>
                      </pic:pic>
                    </a:graphicData>
                  </a:graphic>
                </wp:inline>
              </w:drawing>
            </w:r>
          </w:p>
        </w:tc>
      </w:tr>
      <w:tr w:rsidR="001532AA" w14:paraId="7684E8F3" w14:textId="77777777" w:rsidTr="003A7204">
        <w:tc>
          <w:tcPr>
            <w:tcW w:w="4790" w:type="dxa"/>
            <w:tcBorders>
              <w:top w:val="nil"/>
              <w:left w:val="nil"/>
              <w:bottom w:val="nil"/>
              <w:right w:val="nil"/>
            </w:tcBorders>
          </w:tcPr>
          <w:p w14:paraId="0B5C7F1B" w14:textId="11FD9DFF" w:rsidR="001532AA" w:rsidRDefault="001532AA" w:rsidP="003A7204">
            <w:pPr>
              <w:spacing w:line="240" w:lineRule="auto"/>
              <w:jc w:val="left"/>
              <w:rPr>
                <w:rFonts w:eastAsia="Linux Libertine" w:cs="Linux Libertine"/>
                <w:b/>
                <w:szCs w:val="18"/>
              </w:rPr>
            </w:pPr>
            <w:r w:rsidRPr="00C667FB">
              <w:rPr>
                <w:noProof/>
              </w:rPr>
              <w:drawing>
                <wp:inline distT="114300" distB="114300" distL="114300" distR="114300" wp14:anchorId="49A30372" wp14:editId="49914E22">
                  <wp:extent cx="2761200" cy="18720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2761200" cy="1872000"/>
                          </a:xfrm>
                          <a:prstGeom prst="rect">
                            <a:avLst/>
                          </a:prstGeom>
                          <a:ln/>
                        </pic:spPr>
                      </pic:pic>
                    </a:graphicData>
                  </a:graphic>
                </wp:inline>
              </w:drawing>
            </w:r>
          </w:p>
        </w:tc>
      </w:tr>
      <w:tr w:rsidR="001532AA" w14:paraId="172BED89" w14:textId="77777777" w:rsidTr="003A7204">
        <w:tc>
          <w:tcPr>
            <w:tcW w:w="4790" w:type="dxa"/>
            <w:tcBorders>
              <w:top w:val="nil"/>
              <w:left w:val="nil"/>
              <w:bottom w:val="nil"/>
              <w:right w:val="nil"/>
            </w:tcBorders>
          </w:tcPr>
          <w:p w14:paraId="63E9B0AE" w14:textId="4B0A85E6" w:rsidR="001532AA" w:rsidRDefault="001532AA" w:rsidP="003A7204">
            <w:pPr>
              <w:spacing w:line="240" w:lineRule="auto"/>
              <w:jc w:val="left"/>
              <w:rPr>
                <w:rFonts w:eastAsia="Linux Libertine" w:cs="Linux Libertine"/>
                <w:b/>
                <w:szCs w:val="18"/>
              </w:rPr>
            </w:pPr>
            <w:r w:rsidRPr="00C667FB">
              <w:rPr>
                <w:noProof/>
              </w:rPr>
              <w:drawing>
                <wp:inline distT="114300" distB="114300" distL="114300" distR="114300" wp14:anchorId="6DBFA2C4" wp14:editId="2BEDC9E3">
                  <wp:extent cx="2761200" cy="18720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2761200" cy="1872000"/>
                          </a:xfrm>
                          <a:prstGeom prst="rect">
                            <a:avLst/>
                          </a:prstGeom>
                          <a:ln/>
                        </pic:spPr>
                      </pic:pic>
                    </a:graphicData>
                  </a:graphic>
                </wp:inline>
              </w:drawing>
            </w:r>
          </w:p>
        </w:tc>
      </w:tr>
      <w:tr w:rsidR="001532AA" w14:paraId="5BADB506" w14:textId="77777777" w:rsidTr="003A7204">
        <w:tc>
          <w:tcPr>
            <w:tcW w:w="4790" w:type="dxa"/>
            <w:tcBorders>
              <w:top w:val="nil"/>
              <w:left w:val="nil"/>
              <w:bottom w:val="nil"/>
              <w:right w:val="nil"/>
            </w:tcBorders>
          </w:tcPr>
          <w:p w14:paraId="0B4470F2" w14:textId="5D06EC94" w:rsidR="001532AA" w:rsidRDefault="001532AA" w:rsidP="003A7204">
            <w:pPr>
              <w:spacing w:line="240" w:lineRule="auto"/>
              <w:jc w:val="left"/>
              <w:rPr>
                <w:rFonts w:eastAsia="Linux Libertine" w:cs="Linux Libertine"/>
                <w:b/>
                <w:szCs w:val="18"/>
              </w:rPr>
            </w:pPr>
            <w:r w:rsidRPr="00C667FB">
              <w:rPr>
                <w:noProof/>
              </w:rPr>
              <w:drawing>
                <wp:inline distT="114300" distB="114300" distL="114300" distR="114300" wp14:anchorId="6DAECBB2" wp14:editId="53B55F23">
                  <wp:extent cx="2770505" cy="18720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2770505" cy="1872000"/>
                          </a:xfrm>
                          <a:prstGeom prst="rect">
                            <a:avLst/>
                          </a:prstGeom>
                          <a:ln/>
                        </pic:spPr>
                      </pic:pic>
                    </a:graphicData>
                  </a:graphic>
                </wp:inline>
              </w:drawing>
            </w:r>
          </w:p>
        </w:tc>
      </w:tr>
      <w:tr w:rsidR="001532AA" w14:paraId="436D167E" w14:textId="77777777" w:rsidTr="003A7204">
        <w:tc>
          <w:tcPr>
            <w:tcW w:w="4790" w:type="dxa"/>
            <w:tcBorders>
              <w:top w:val="nil"/>
              <w:left w:val="nil"/>
              <w:bottom w:val="nil"/>
              <w:right w:val="nil"/>
            </w:tcBorders>
          </w:tcPr>
          <w:p w14:paraId="2D83E50F" w14:textId="77777777" w:rsidR="00F676AC" w:rsidRPr="003A7204" w:rsidRDefault="00F676AC" w:rsidP="003A7204">
            <w:pPr>
              <w:spacing w:line="240" w:lineRule="auto"/>
              <w:jc w:val="left"/>
              <w:rPr>
                <w:rFonts w:eastAsia="Linux Libertine" w:cs="Linux Libertine"/>
                <w:b/>
                <w:sz w:val="10"/>
                <w:szCs w:val="10"/>
              </w:rPr>
            </w:pPr>
          </w:p>
          <w:p w14:paraId="3206A177" w14:textId="421EAA9B" w:rsidR="001532AA" w:rsidRDefault="001532AA" w:rsidP="003A7204">
            <w:pPr>
              <w:spacing w:line="240" w:lineRule="auto"/>
              <w:jc w:val="left"/>
              <w:rPr>
                <w:rFonts w:eastAsia="Linux Libertine" w:cs="Linux Libertine"/>
                <w:b/>
                <w:szCs w:val="18"/>
              </w:rPr>
            </w:pPr>
            <w:r w:rsidRPr="00C667FB">
              <w:rPr>
                <w:rFonts w:eastAsia="Linux Libertine" w:cs="Linux Libertine"/>
                <w:b/>
                <w:szCs w:val="18"/>
              </w:rPr>
              <w:t xml:space="preserve">Figure 5: </w:t>
            </w:r>
            <w:r>
              <w:rPr>
                <w:rFonts w:eastAsia="Linux Libertine" w:cs="Linux Libertine"/>
                <w:b/>
                <w:szCs w:val="18"/>
              </w:rPr>
              <w:t>F</w:t>
            </w:r>
            <w:r w:rsidRPr="00C667FB">
              <w:rPr>
                <w:rFonts w:eastAsia="Linux Libertine" w:cs="Linux Libertine"/>
                <w:b/>
                <w:szCs w:val="18"/>
              </w:rPr>
              <w:t>requency distributions of in-group communication and cross-group communication of the “anti-</w:t>
            </w:r>
            <w:proofErr w:type="spellStart"/>
            <w:r w:rsidRPr="00C667FB">
              <w:rPr>
                <w:rFonts w:eastAsia="Linux Libertine" w:cs="Linux Libertine"/>
                <w:b/>
                <w:szCs w:val="18"/>
              </w:rPr>
              <w:t>vacciner</w:t>
            </w:r>
            <w:proofErr w:type="spellEnd"/>
            <w:r w:rsidRPr="00C667FB">
              <w:rPr>
                <w:rFonts w:eastAsia="Linux Libertine" w:cs="Linux Libertine"/>
                <w:b/>
                <w:szCs w:val="18"/>
              </w:rPr>
              <w:t xml:space="preserve">” community. </w:t>
            </w:r>
          </w:p>
        </w:tc>
      </w:tr>
    </w:tbl>
    <w:p w14:paraId="27BED714" w14:textId="6167681B" w:rsidR="00C42D12" w:rsidRPr="009F7C5E" w:rsidRDefault="00C42D12" w:rsidP="001532AA">
      <w:pPr>
        <w:pStyle w:val="Para"/>
      </w:pPr>
      <w:r w:rsidRPr="009060A5">
        <w:lastRenderedPageBreak/>
        <w:t>One implication</w:t>
      </w:r>
      <w:r w:rsidR="0069442B">
        <w:t xml:space="preserve"> is regarding</w:t>
      </w:r>
      <w:r w:rsidRPr="009060A5">
        <w:t xml:space="preserve"> how we define u</w:t>
      </w:r>
      <w:r w:rsidRPr="00611F1A">
        <w:t>sers on social media as influential. Similar work on vaccination opinion on social media from Bello-</w:t>
      </w:r>
      <w:proofErr w:type="spellStart"/>
      <w:r w:rsidRPr="00611F1A">
        <w:t>Orgaz</w:t>
      </w:r>
      <w:proofErr w:type="spellEnd"/>
      <w:r w:rsidRPr="00611F1A">
        <w:t xml:space="preserve"> et al.</w:t>
      </w:r>
      <w:r w:rsidR="001E07F4">
        <w:t xml:space="preserve"> [2]</w:t>
      </w:r>
      <w:r w:rsidRPr="00611F1A">
        <w:t>, which found that influential users (i.e.</w:t>
      </w:r>
      <w:r w:rsidR="0069442B">
        <w:t>,</w:t>
      </w:r>
      <w:r w:rsidRPr="00611F1A">
        <w:t xml:space="preserve"> those with high degree centrality) are often in pro-vaccine communities. </w:t>
      </w:r>
      <w:r w:rsidR="002741DA" w:rsidRPr="002741DA">
        <w:t xml:space="preserve">Our findings demonstrate that in the context of the vaccination discussion in Twitter, influential users are not necessarily those with high degree centrality. The reason for this is that even though large health organizations and mass media accounts control a </w:t>
      </w:r>
      <w:r w:rsidR="007269F6">
        <w:t>significant</w:t>
      </w:r>
      <w:r w:rsidR="007269F6" w:rsidRPr="002741DA">
        <w:t xml:space="preserve"> </w:t>
      </w:r>
      <w:r w:rsidR="002741DA" w:rsidRPr="002741DA">
        <w:t>amount of Twitter traffic</w:t>
      </w:r>
      <w:r w:rsidRPr="00C0407A">
        <w:t xml:space="preserve">, our research shows that the information does not penetrate to its target </w:t>
      </w:r>
      <w:r w:rsidR="008918E1">
        <w:t xml:space="preserve">audience of </w:t>
      </w:r>
      <w:r w:rsidRPr="00C0407A">
        <w:t xml:space="preserve">anti-vaccine users. </w:t>
      </w:r>
      <w:r w:rsidR="00E14169" w:rsidRPr="00E14169">
        <w:t xml:space="preserve">If we include the characteristic of effectiveness of disseminating public health information in the definition of ‘influential’, the network level statistics such as degree centrality </w:t>
      </w:r>
      <w:r w:rsidR="00E14169">
        <w:t>are</w:t>
      </w:r>
      <w:r w:rsidR="00E14169" w:rsidRPr="00E14169">
        <w:t xml:space="preserve"> insufficient to determine a user’s influence. </w:t>
      </w:r>
      <w:r w:rsidRPr="00DC04E5">
        <w:t xml:space="preserve">Moreover, this research shows the potential of using social media as a way to directly monitor the impact of pro-vaccine information in anti-vaccine communities. As stated above, </w:t>
      </w:r>
      <w:r w:rsidR="002741DA" w:rsidRPr="002741DA">
        <w:t xml:space="preserve">healthcare professionals have focused a lot of attention </w:t>
      </w:r>
      <w:r w:rsidR="0000712B">
        <w:t>on</w:t>
      </w:r>
      <w:r w:rsidR="002741DA" w:rsidRPr="002741DA">
        <w:t xml:space="preserve"> the design of more effective ways to disseminate information </w:t>
      </w:r>
      <w:r w:rsidR="0000712B">
        <w:t>regarding</w:t>
      </w:r>
      <w:r w:rsidR="002741DA" w:rsidRPr="002741DA">
        <w:t xml:space="preserve"> the benefits of vaccination</w:t>
      </w:r>
      <w:r w:rsidR="002741DA" w:rsidRPr="002741DA" w:rsidDel="002741DA">
        <w:t xml:space="preserve"> </w:t>
      </w:r>
      <w:r w:rsidR="00D14D33">
        <w:t>[12, 25</w:t>
      </w:r>
      <w:r w:rsidRPr="00DC04E5">
        <w:t>].</w:t>
      </w:r>
      <w:r>
        <w:t xml:space="preserve"> </w:t>
      </w:r>
      <w:r w:rsidRPr="00DC04E5">
        <w:t xml:space="preserve">Using </w:t>
      </w:r>
      <w:r>
        <w:t xml:space="preserve">machine learning to label a large number of Tweets and the combination of two kinds of communities, we can learn </w:t>
      </w:r>
      <w:r w:rsidR="00E14169">
        <w:t xml:space="preserve">about </w:t>
      </w:r>
      <w:r>
        <w:t xml:space="preserve">the communication within and across opinion groups on social media. It provides a way to timely measure online vaccination discussions, in comparison with indirect measure such as vaccine hesitancy rates. Our research shows that currently, the cross-group communication is </w:t>
      </w:r>
      <w:r w:rsidRPr="00B40388">
        <w:t>sparse</w:t>
      </w:r>
      <w:r>
        <w:t xml:space="preserve"> for anti-vaccine users. This pattern echoes a theory in psychology named </w:t>
      </w:r>
      <w:r w:rsidR="007C3A57">
        <w:t>“</w:t>
      </w:r>
      <w:r>
        <w:t>intergroup contact hypothesis</w:t>
      </w:r>
      <w:r w:rsidR="007C3A57">
        <w:t>”</w:t>
      </w:r>
      <w:r>
        <w:t xml:space="preserve">, </w:t>
      </w:r>
      <w:r w:rsidR="007C3A57">
        <w:t xml:space="preserve">which </w:t>
      </w:r>
      <w:r>
        <w:t>argu</w:t>
      </w:r>
      <w:r w:rsidR="007C3A57">
        <w:t>es</w:t>
      </w:r>
      <w:r>
        <w:t xml:space="preserve"> that contact between members of different groups can reduce existing negative intergroup </w:t>
      </w:r>
      <w:r w:rsidR="00D14D33">
        <w:t>attitudes [38</w:t>
      </w:r>
      <w:r w:rsidRPr="00E32D21">
        <w:t>]. It</w:t>
      </w:r>
      <w:r w:rsidR="007C3A57">
        <w:t xml:space="preserve"> i</w:t>
      </w:r>
      <w:r w:rsidRPr="00E32D21">
        <w:t>s</w:t>
      </w:r>
      <w:r>
        <w:t xml:space="preserve"> </w:t>
      </w:r>
      <w:r w:rsidR="007C3A57">
        <w:t>difficult to determine</w:t>
      </w:r>
      <w:r>
        <w:t xml:space="preserve"> whether the sparse cross-group communication caused the opinion polarization or vice versa (or even a combination of both)</w:t>
      </w:r>
      <w:r w:rsidR="007C3A57">
        <w:t>.</w:t>
      </w:r>
      <w:r>
        <w:t xml:space="preserve"> </w:t>
      </w:r>
      <w:r w:rsidR="007C3A57">
        <w:t>Situating</w:t>
      </w:r>
      <w:r>
        <w:t xml:space="preserve"> our finding</w:t>
      </w:r>
      <w:r w:rsidR="007C3A57">
        <w:t>s</w:t>
      </w:r>
      <w:r>
        <w:t xml:space="preserve"> with</w:t>
      </w:r>
      <w:r w:rsidR="007C3A57">
        <w:t>in</w:t>
      </w:r>
      <w:r>
        <w:t xml:space="preserve"> the intergroup contact theory and the research on the importa</w:t>
      </w:r>
      <w:r w:rsidR="00D14D33">
        <w:t>nce of healthcare workers [3, 32</w:t>
      </w:r>
      <w:r>
        <w:t>], we believe that mitigating the extreme online anti-vaccine opinions require</w:t>
      </w:r>
      <w:r w:rsidR="007C3A57">
        <w:t>s</w:t>
      </w:r>
      <w:r>
        <w:t xml:space="preserve"> both online and offline efforts. In addition to the implication</w:t>
      </w:r>
      <w:r w:rsidR="00983E8C">
        <w:t>s</w:t>
      </w:r>
      <w:r>
        <w:t xml:space="preserve"> for health communication, the method of analyzing the combination of structural communities and opinion groups can be applied in various domains in order to understand the communication within and across opinion groups. </w:t>
      </w:r>
    </w:p>
    <w:p w14:paraId="5841659A" w14:textId="590F8F06" w:rsidR="00C42D12" w:rsidRDefault="00C42D12" w:rsidP="001532AA">
      <w:pPr>
        <w:pStyle w:val="Para"/>
      </w:pPr>
      <w:r>
        <w:t>There</w:t>
      </w:r>
      <w:r w:rsidRPr="008B46D3">
        <w:t xml:space="preserve"> are</w:t>
      </w:r>
      <w:r>
        <w:t>, however,</w:t>
      </w:r>
      <w:r w:rsidRPr="008B46D3">
        <w:t xml:space="preserve"> </w:t>
      </w:r>
      <w:r w:rsidR="00A12216">
        <w:t>several</w:t>
      </w:r>
      <w:r w:rsidRPr="008B46D3">
        <w:t xml:space="preserve"> limitations to this research.</w:t>
      </w:r>
      <w:r w:rsidRPr="00C667FB">
        <w:t xml:space="preserve"> First, it lacks the picture of vaccine hesitan</w:t>
      </w:r>
      <w:r w:rsidR="00A12216">
        <w:t>cy</w:t>
      </w:r>
      <w:r w:rsidRPr="00C667FB">
        <w:t xml:space="preserve"> continuum. Vaccine refusal </w:t>
      </w:r>
      <w:r w:rsidR="00D14D33">
        <w:t>is complex and hard to define [10, 15, 22</w:t>
      </w:r>
      <w:r w:rsidRPr="00C667FB">
        <w:t xml:space="preserve">]. </w:t>
      </w:r>
      <w:r>
        <w:t xml:space="preserve">Also, </w:t>
      </w:r>
      <w:r w:rsidRPr="00C667FB">
        <w:t>Twitter can only provide us a limited view of vaccine discourse because it</w:t>
      </w:r>
      <w:r w:rsidR="00A12216">
        <w:t xml:space="preserve"> is</w:t>
      </w:r>
      <w:r w:rsidRPr="00C667FB">
        <w:t xml:space="preserve"> dominated by users with extreme opinions.</w:t>
      </w:r>
      <w:r>
        <w:t xml:space="preserve"> </w:t>
      </w:r>
      <w:r w:rsidR="00A12216">
        <w:t>Additionally</w:t>
      </w:r>
      <w:r w:rsidR="00F15BDD" w:rsidRPr="00F15BDD">
        <w:t xml:space="preserve">, </w:t>
      </w:r>
      <w:r w:rsidR="00A12216">
        <w:t>during</w:t>
      </w:r>
      <w:r w:rsidR="00F15BDD" w:rsidRPr="00F15BDD">
        <w:t xml:space="preserve"> data preprocessing stage, we did not take emojis into consideration for the machine learning models. Emojis, however, can potentially store useful information that help us increase machine learning accuracy rate</w:t>
      </w:r>
      <w:r w:rsidR="00A12216">
        <w:t>,</w:t>
      </w:r>
      <w:r w:rsidR="00F15BDD" w:rsidRPr="00F15BDD">
        <w:t xml:space="preserve"> such as sarcasm identification </w:t>
      </w:r>
      <w:r w:rsidR="00A12216">
        <w:t>when analyz</w:t>
      </w:r>
      <w:r w:rsidR="00F763D5">
        <w:t xml:space="preserve">ed </w:t>
      </w:r>
      <w:r w:rsidR="00F763D5">
        <w:t>along</w:t>
      </w:r>
      <w:r w:rsidR="00A12216">
        <w:t xml:space="preserve">side </w:t>
      </w:r>
      <w:r w:rsidR="00F15BDD">
        <w:t xml:space="preserve">the text of the tweets. </w:t>
      </w:r>
      <w:r>
        <w:t>For</w:t>
      </w:r>
      <w:r w:rsidRPr="00DC04E5">
        <w:t xml:space="preserve"> future research,</w:t>
      </w:r>
      <w:r w:rsidRPr="00C667FB">
        <w:t xml:space="preserve"> </w:t>
      </w:r>
      <w:r>
        <w:t>we hope to improve our finding</w:t>
      </w:r>
      <w:r w:rsidR="00A12216">
        <w:t>s</w:t>
      </w:r>
      <w:r>
        <w:t xml:space="preserve"> by including data such as emojis and other network data in the machine learning model. Also, in this research, we assumed that the opinion for each user did not change within the time frame of data collecting (~1.5 month), and thus we used the “majority vote” when merging Tweets’ opinion labels to user’s opinion labels. Although it</w:t>
      </w:r>
      <w:r w:rsidR="00A12216">
        <w:t xml:space="preserve"> is</w:t>
      </w:r>
      <w:r>
        <w:t xml:space="preserve"> reasonable to assume that people do not change their opinions on matters of vaccination, it is potentially problematic if the time frame of data collection is longer. Another area for future work is</w:t>
      </w:r>
      <w:r w:rsidRPr="00C667FB">
        <w:t xml:space="preserve"> to </w:t>
      </w:r>
      <w:r>
        <w:t>analyze longitudinal data and</w:t>
      </w:r>
      <w:r w:rsidRPr="00C667FB">
        <w:t xml:space="preserve"> </w:t>
      </w:r>
      <w:r>
        <w:t>data on</w:t>
      </w:r>
      <w:r w:rsidRPr="00C667FB">
        <w:t xml:space="preserve"> other social media platforms (e.g.</w:t>
      </w:r>
      <w:r w:rsidR="00A12216">
        <w:t>,</w:t>
      </w:r>
      <w:r w:rsidRPr="00C667FB">
        <w:t xml:space="preserve"> Facebook, blogs, online message boards) to </w:t>
      </w:r>
      <w:r>
        <w:t>investigate the formation and the dynamics of opinion distribution in structural communities and test</w:t>
      </w:r>
      <w:r w:rsidRPr="00C667FB">
        <w:t xml:space="preserve"> if the findings in this </w:t>
      </w:r>
      <w:r>
        <w:t>paper</w:t>
      </w:r>
      <w:r w:rsidRPr="00C667FB">
        <w:t xml:space="preserve"> are seen elsewhere.</w:t>
      </w:r>
    </w:p>
    <w:p w14:paraId="6363EC18" w14:textId="1CD33790" w:rsidR="00B824E5" w:rsidRDefault="00B824E5" w:rsidP="001532AA">
      <w:pPr>
        <w:pStyle w:val="Para"/>
        <w:rPr>
          <w:highlight w:val="yellow"/>
        </w:rPr>
      </w:pPr>
    </w:p>
    <w:p w14:paraId="7F7D96E5" w14:textId="0C26BBDB" w:rsidR="00F02822" w:rsidRPr="00B4535E" w:rsidRDefault="00EF62E1" w:rsidP="00997ED7">
      <w:pPr>
        <w:pStyle w:val="Head1"/>
      </w:pPr>
      <w:proofErr w:type="gramStart"/>
      <w:r w:rsidRPr="00B4535E">
        <w:t>6</w:t>
      </w:r>
      <w:r w:rsidR="004B1C53" w:rsidRPr="00B4535E">
        <w:t xml:space="preserve"> </w:t>
      </w:r>
      <w:r w:rsidRPr="00B4535E">
        <w:t xml:space="preserve"> </w:t>
      </w:r>
      <w:r w:rsidR="00F02822" w:rsidRPr="00B4535E">
        <w:t>ACKNOWLEDGEMENT</w:t>
      </w:r>
      <w:proofErr w:type="gramEnd"/>
    </w:p>
    <w:p w14:paraId="63864EAF" w14:textId="77777777" w:rsidR="00FC69DC" w:rsidRDefault="00FC69DC" w:rsidP="00E7705E">
      <w:pPr>
        <w:spacing w:line="240" w:lineRule="auto"/>
        <w:jc w:val="left"/>
        <w:rPr>
          <w:sz w:val="20"/>
        </w:rPr>
      </w:pPr>
    </w:p>
    <w:p w14:paraId="4A69F564" w14:textId="66018633" w:rsidR="00907990" w:rsidRDefault="00D00741" w:rsidP="00E7705E">
      <w:pPr>
        <w:spacing w:line="240" w:lineRule="auto"/>
        <w:jc w:val="left"/>
        <w:rPr>
          <w:sz w:val="20"/>
        </w:rPr>
      </w:pPr>
      <w:r w:rsidRPr="00D00741">
        <w:rPr>
          <w:sz w:val="20"/>
        </w:rPr>
        <w:t>We would like to thank the Geosocial research group (</w:t>
      </w:r>
      <w:hyperlink r:id="rId25" w:tgtFrame="_blank" w:history="1">
        <w:r w:rsidRPr="00D00741">
          <w:rPr>
            <w:sz w:val="20"/>
          </w:rPr>
          <w:t>https://geosocial.gmu.edu</w:t>
        </w:r>
      </w:hyperlink>
      <w:r w:rsidRPr="00D00741">
        <w:rPr>
          <w:sz w:val="20"/>
        </w:rPr>
        <w:t>) at George Mason University for helping us collect the data. </w:t>
      </w:r>
    </w:p>
    <w:p w14:paraId="00A735EE" w14:textId="77777777" w:rsidR="0080373B" w:rsidRPr="00E7705E" w:rsidRDefault="0080373B" w:rsidP="00E7705E">
      <w:pPr>
        <w:spacing w:line="240" w:lineRule="auto"/>
        <w:jc w:val="left"/>
        <w:rPr>
          <w:sz w:val="20"/>
        </w:rPr>
      </w:pPr>
    </w:p>
    <w:p w14:paraId="13E246FE" w14:textId="35777F66" w:rsidR="00040AE8" w:rsidRDefault="004B4F18" w:rsidP="00997ED7">
      <w:pPr>
        <w:pStyle w:val="Head1"/>
      </w:pPr>
      <w:r w:rsidRPr="004C36E8">
        <w:t>REFERENCES</w:t>
      </w:r>
    </w:p>
    <w:p w14:paraId="445F388E" w14:textId="77777777" w:rsidR="00423E5D" w:rsidRDefault="00423E5D">
      <w:pPr>
        <w:pStyle w:val="Head1"/>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4228"/>
      </w:tblGrid>
      <w:tr w:rsidR="005B4BCD" w:rsidRPr="00597EA0" w14:paraId="5A414BE2" w14:textId="77777777" w:rsidTr="006F5306">
        <w:tc>
          <w:tcPr>
            <w:tcW w:w="562" w:type="dxa"/>
          </w:tcPr>
          <w:p w14:paraId="234BB780" w14:textId="7274ECF1" w:rsidR="005B4BCD" w:rsidRPr="00597EA0" w:rsidRDefault="005B4BCD">
            <w:pPr>
              <w:pStyle w:val="Head1"/>
              <w:rPr>
                <w:b w:val="0"/>
              </w:rPr>
            </w:pPr>
            <w:r w:rsidRPr="00597EA0">
              <w:rPr>
                <w:b w:val="0"/>
              </w:rPr>
              <w:t>[1]</w:t>
            </w:r>
          </w:p>
        </w:tc>
        <w:tc>
          <w:tcPr>
            <w:tcW w:w="4228" w:type="dxa"/>
          </w:tcPr>
          <w:p w14:paraId="2ACB7481" w14:textId="65DE319E" w:rsidR="005B4BCD" w:rsidRPr="00597EA0" w:rsidRDefault="005B4BCD">
            <w:pPr>
              <w:pStyle w:val="Head1"/>
              <w:rPr>
                <w:b w:val="0"/>
              </w:rPr>
            </w:pPr>
            <w:r w:rsidRPr="00597EA0">
              <w:rPr>
                <w:b w:val="0"/>
              </w:rPr>
              <w:t xml:space="preserve">Mathieu Bastian, Sebastian </w:t>
            </w:r>
            <w:proofErr w:type="spellStart"/>
            <w:r w:rsidRPr="00597EA0">
              <w:rPr>
                <w:b w:val="0"/>
              </w:rPr>
              <w:t>Heymann</w:t>
            </w:r>
            <w:proofErr w:type="spellEnd"/>
            <w:r w:rsidRPr="00597EA0">
              <w:rPr>
                <w:b w:val="0"/>
              </w:rPr>
              <w:t xml:space="preserve"> and Mathieu </w:t>
            </w:r>
            <w:proofErr w:type="spellStart"/>
            <w:r w:rsidRPr="00597EA0">
              <w:rPr>
                <w:b w:val="0"/>
              </w:rPr>
              <w:t>Jacomy</w:t>
            </w:r>
            <w:proofErr w:type="spellEnd"/>
            <w:r w:rsidRPr="00597EA0">
              <w:rPr>
                <w:b w:val="0"/>
              </w:rPr>
              <w:t xml:space="preserve">. 2009. </w:t>
            </w:r>
            <w:proofErr w:type="spellStart"/>
            <w:r w:rsidRPr="00597EA0">
              <w:rPr>
                <w:b w:val="0"/>
              </w:rPr>
              <w:t>Gephi</w:t>
            </w:r>
            <w:proofErr w:type="spellEnd"/>
            <w:r w:rsidRPr="00597EA0">
              <w:rPr>
                <w:b w:val="0"/>
              </w:rPr>
              <w:t xml:space="preserve">: </w:t>
            </w:r>
            <w:r w:rsidR="00AE5748" w:rsidRPr="00597EA0">
              <w:rPr>
                <w:b w:val="0"/>
              </w:rPr>
              <w:t>A</w:t>
            </w:r>
            <w:r w:rsidRPr="00597EA0">
              <w:rPr>
                <w:b w:val="0"/>
              </w:rPr>
              <w:t xml:space="preserve">n open source software for exploring and manipulating networks. </w:t>
            </w:r>
            <w:r w:rsidR="00AE5748" w:rsidRPr="00597EA0">
              <w:rPr>
                <w:b w:val="0"/>
              </w:rPr>
              <w:t xml:space="preserve">In </w:t>
            </w:r>
            <w:r w:rsidRPr="00597EA0">
              <w:rPr>
                <w:b w:val="0"/>
                <w:i/>
              </w:rPr>
              <w:t>Proceedings of the Third International ICWSM Conference</w:t>
            </w:r>
            <w:r w:rsidRPr="00597EA0">
              <w:rPr>
                <w:b w:val="0"/>
              </w:rPr>
              <w:t>. AAAI Press, San Jose, CA, 361–362.</w:t>
            </w:r>
          </w:p>
        </w:tc>
      </w:tr>
      <w:tr w:rsidR="005B4BCD" w:rsidRPr="00597EA0" w14:paraId="104BF6AB" w14:textId="77777777" w:rsidTr="006F5306">
        <w:tc>
          <w:tcPr>
            <w:tcW w:w="562" w:type="dxa"/>
          </w:tcPr>
          <w:p w14:paraId="160900D6" w14:textId="0B954C4A" w:rsidR="005B4BCD" w:rsidRPr="00597EA0" w:rsidRDefault="005B4BCD" w:rsidP="00997ED7">
            <w:pPr>
              <w:pStyle w:val="Head1"/>
              <w:rPr>
                <w:b w:val="0"/>
              </w:rPr>
            </w:pPr>
            <w:r w:rsidRPr="00597EA0">
              <w:rPr>
                <w:b w:val="0"/>
              </w:rPr>
              <w:t>[2]</w:t>
            </w:r>
          </w:p>
        </w:tc>
        <w:tc>
          <w:tcPr>
            <w:tcW w:w="4228" w:type="dxa"/>
          </w:tcPr>
          <w:p w14:paraId="7271BC26" w14:textId="36460A25" w:rsidR="005B4BCD" w:rsidRPr="00597EA0" w:rsidRDefault="00AE5748">
            <w:pPr>
              <w:pStyle w:val="Head1"/>
              <w:rPr>
                <w:b w:val="0"/>
              </w:rPr>
            </w:pPr>
            <w:r w:rsidRPr="00597EA0">
              <w:rPr>
                <w:b w:val="0"/>
              </w:rPr>
              <w:t>Gemma Bello-</w:t>
            </w:r>
            <w:proofErr w:type="spellStart"/>
            <w:r w:rsidRPr="00597EA0">
              <w:rPr>
                <w:b w:val="0"/>
              </w:rPr>
              <w:t>Orgaz</w:t>
            </w:r>
            <w:proofErr w:type="spellEnd"/>
            <w:r w:rsidRPr="00597EA0">
              <w:rPr>
                <w:b w:val="0"/>
              </w:rPr>
              <w:t xml:space="preserve">, Julio Hernandez-Castro and David Camacho. 2017. Detecting discussion communities on vaccination in Twitter. </w:t>
            </w:r>
            <w:r w:rsidRPr="00597EA0">
              <w:rPr>
                <w:b w:val="0"/>
                <w:i/>
              </w:rPr>
              <w:t>Future Generation Computer Systems</w:t>
            </w:r>
            <w:r w:rsidRPr="00597EA0">
              <w:rPr>
                <w:b w:val="0"/>
              </w:rPr>
              <w:t>, 66,</w:t>
            </w:r>
            <w:ins w:id="9" w:author="Andrew T Crooks" w:date="2018-05-26T14:38:00Z">
              <w:r w:rsidR="00F34F75" w:rsidRPr="00597EA0">
                <w:rPr>
                  <w:b w:val="0"/>
                </w:rPr>
                <w:t xml:space="preserve"> </w:t>
              </w:r>
            </w:ins>
            <w:r w:rsidRPr="00597EA0">
              <w:rPr>
                <w:b w:val="0"/>
              </w:rPr>
              <w:t>(Jan. 2017), 125–136. DOI: 10.1016/j.future.2016.</w:t>
            </w:r>
          </w:p>
        </w:tc>
      </w:tr>
      <w:tr w:rsidR="005B4BCD" w:rsidRPr="00597EA0" w14:paraId="24D077A9" w14:textId="77777777" w:rsidTr="006F5306">
        <w:tc>
          <w:tcPr>
            <w:tcW w:w="562" w:type="dxa"/>
          </w:tcPr>
          <w:p w14:paraId="4D42B126" w14:textId="6EFA264D" w:rsidR="005B4BCD" w:rsidRPr="00597EA0" w:rsidRDefault="00AE5748" w:rsidP="00997ED7">
            <w:pPr>
              <w:pStyle w:val="Head1"/>
              <w:rPr>
                <w:b w:val="0"/>
              </w:rPr>
            </w:pPr>
            <w:r w:rsidRPr="00597EA0">
              <w:rPr>
                <w:b w:val="0"/>
              </w:rPr>
              <w:t>[3]</w:t>
            </w:r>
          </w:p>
        </w:tc>
        <w:tc>
          <w:tcPr>
            <w:tcW w:w="4228" w:type="dxa"/>
          </w:tcPr>
          <w:p w14:paraId="1292CD08" w14:textId="2C814153" w:rsidR="005B4BCD" w:rsidRPr="00597EA0" w:rsidRDefault="00AE5748">
            <w:pPr>
              <w:pStyle w:val="Head1"/>
              <w:rPr>
                <w:b w:val="0"/>
              </w:rPr>
            </w:pPr>
            <w:r w:rsidRPr="00597EA0">
              <w:rPr>
                <w:b w:val="0"/>
              </w:rPr>
              <w:t xml:space="preserve">Johan Christiaan Bester. 2015. Vaccine refusal and trust: The trouble with coercion and education and suggestions for a cure. </w:t>
            </w:r>
            <w:r w:rsidRPr="00597EA0">
              <w:rPr>
                <w:b w:val="0"/>
                <w:i/>
              </w:rPr>
              <w:t>Journal of Bioethical Inquiry.</w:t>
            </w:r>
            <w:r w:rsidRPr="00597EA0">
              <w:rPr>
                <w:b w:val="0"/>
              </w:rPr>
              <w:t xml:space="preserve"> 12, 4 (Dec. 2015), 555–559. DOI: 10.1007/s11673-015-9673-1.</w:t>
            </w:r>
          </w:p>
        </w:tc>
      </w:tr>
      <w:tr w:rsidR="005B4BCD" w:rsidRPr="00597EA0" w14:paraId="3B1F2A49" w14:textId="77777777" w:rsidTr="006F5306">
        <w:tc>
          <w:tcPr>
            <w:tcW w:w="562" w:type="dxa"/>
          </w:tcPr>
          <w:p w14:paraId="6C8B5A5F" w14:textId="1C234C3C" w:rsidR="005B4BCD" w:rsidRPr="00597EA0" w:rsidRDefault="00AE5748" w:rsidP="00997ED7">
            <w:pPr>
              <w:pStyle w:val="Head1"/>
              <w:rPr>
                <w:b w:val="0"/>
              </w:rPr>
            </w:pPr>
            <w:r w:rsidRPr="00597EA0">
              <w:rPr>
                <w:b w:val="0"/>
              </w:rPr>
              <w:t>[4]</w:t>
            </w:r>
          </w:p>
        </w:tc>
        <w:tc>
          <w:tcPr>
            <w:tcW w:w="4228" w:type="dxa"/>
          </w:tcPr>
          <w:p w14:paraId="3916CF65" w14:textId="0F538CCF" w:rsidR="005B4BCD" w:rsidRPr="00597EA0" w:rsidRDefault="00AE5748" w:rsidP="00597EA0">
            <w:pPr>
              <w:spacing w:line="240" w:lineRule="auto"/>
              <w:rPr>
                <w:rFonts w:ascii="Times New Roman" w:hAnsi="Times New Roman"/>
                <w:lang w:val="en-GB"/>
              </w:rPr>
            </w:pPr>
            <w:r w:rsidRPr="00597EA0">
              <w:rPr>
                <w:sz w:val="20"/>
                <w:szCs w:val="20"/>
              </w:rPr>
              <w:t xml:space="preserve">Cornelia </w:t>
            </w:r>
            <w:proofErr w:type="spellStart"/>
            <w:r w:rsidRPr="00597EA0">
              <w:rPr>
                <w:sz w:val="20"/>
                <w:szCs w:val="20"/>
              </w:rPr>
              <w:t>Betsch</w:t>
            </w:r>
            <w:proofErr w:type="spellEnd"/>
            <w:r w:rsidRPr="00597EA0">
              <w:rPr>
                <w:sz w:val="20"/>
                <w:szCs w:val="20"/>
              </w:rPr>
              <w:t xml:space="preserve">, Noel T. Brewer, Pauline Brocard, Patrick Davies, Wolfgang </w:t>
            </w:r>
            <w:proofErr w:type="spellStart"/>
            <w:r w:rsidRPr="00597EA0">
              <w:rPr>
                <w:sz w:val="20"/>
                <w:szCs w:val="20"/>
              </w:rPr>
              <w:t>Gaissmaier</w:t>
            </w:r>
            <w:proofErr w:type="spellEnd"/>
            <w:r w:rsidRPr="00597EA0">
              <w:rPr>
                <w:sz w:val="20"/>
                <w:szCs w:val="20"/>
              </w:rPr>
              <w:t xml:space="preserve">, Niels </w:t>
            </w:r>
            <w:proofErr w:type="spellStart"/>
            <w:r w:rsidRPr="00597EA0">
              <w:rPr>
                <w:sz w:val="20"/>
                <w:szCs w:val="20"/>
              </w:rPr>
              <w:t>Haase</w:t>
            </w:r>
            <w:proofErr w:type="spellEnd"/>
            <w:r w:rsidRPr="00597EA0">
              <w:rPr>
                <w:sz w:val="20"/>
                <w:szCs w:val="20"/>
              </w:rPr>
              <w:t xml:space="preserve">, Julie Leask et al. 2012. Opportunities and challenges of Web 2.0 for vaccination decisions. </w:t>
            </w:r>
            <w:r w:rsidRPr="00597EA0">
              <w:rPr>
                <w:i/>
                <w:sz w:val="20"/>
                <w:szCs w:val="20"/>
              </w:rPr>
              <w:t>Vaccine.</w:t>
            </w:r>
            <w:r w:rsidRPr="00597EA0">
              <w:rPr>
                <w:sz w:val="20"/>
                <w:szCs w:val="20"/>
              </w:rPr>
              <w:t xml:space="preserve"> 30, 25 (May. 2012), 3727-3733. DOI: </w:t>
            </w:r>
            <w:r w:rsidRPr="00597EA0">
              <w:t>10.1016/j.vaccine.2012.02.02</w:t>
            </w:r>
            <w:r w:rsidRPr="00597EA0">
              <w:rPr>
                <w:sz w:val="20"/>
                <w:szCs w:val="20"/>
              </w:rPr>
              <w:t>5</w:t>
            </w:r>
          </w:p>
        </w:tc>
      </w:tr>
      <w:tr w:rsidR="00153D44" w:rsidRPr="00597EA0" w14:paraId="01257B11" w14:textId="77777777" w:rsidTr="006F5306">
        <w:tc>
          <w:tcPr>
            <w:tcW w:w="562" w:type="dxa"/>
          </w:tcPr>
          <w:p w14:paraId="35A60F22" w14:textId="6C2EB4FD" w:rsidR="00153D44" w:rsidRPr="00597EA0" w:rsidRDefault="00153D44" w:rsidP="00997ED7">
            <w:pPr>
              <w:pStyle w:val="Head1"/>
              <w:rPr>
                <w:b w:val="0"/>
              </w:rPr>
            </w:pPr>
            <w:r w:rsidRPr="00597EA0">
              <w:rPr>
                <w:b w:val="0"/>
              </w:rPr>
              <w:t>[5]</w:t>
            </w:r>
          </w:p>
        </w:tc>
        <w:tc>
          <w:tcPr>
            <w:tcW w:w="4228" w:type="dxa"/>
          </w:tcPr>
          <w:p w14:paraId="3E9F524F" w14:textId="7081CFC4" w:rsidR="00153D44" w:rsidRPr="00597EA0" w:rsidRDefault="00153D44">
            <w:pPr>
              <w:pStyle w:val="Head1"/>
              <w:rPr>
                <w:b w:val="0"/>
              </w:rPr>
            </w:pPr>
            <w:r w:rsidRPr="00597EA0">
              <w:rPr>
                <w:b w:val="0"/>
              </w:rPr>
              <w:t xml:space="preserve">Vincent D. Blondel, Jean-Loup Guillaume, Renaud </w:t>
            </w:r>
            <w:proofErr w:type="spellStart"/>
            <w:r w:rsidRPr="00597EA0">
              <w:rPr>
                <w:b w:val="0"/>
              </w:rPr>
              <w:t>Lambiotte</w:t>
            </w:r>
            <w:proofErr w:type="spellEnd"/>
            <w:r w:rsidRPr="00597EA0">
              <w:rPr>
                <w:b w:val="0"/>
              </w:rPr>
              <w:t xml:space="preserve">, and Etienne Lefebvre. 2008. Fast unfolding of communities in large networks. </w:t>
            </w:r>
            <w:r w:rsidRPr="00597EA0">
              <w:rPr>
                <w:b w:val="0"/>
                <w:i/>
              </w:rPr>
              <w:t>Journal of Statistical Mechanics: Theory and Experiment.</w:t>
            </w:r>
            <w:r w:rsidRPr="00597EA0">
              <w:rPr>
                <w:b w:val="0"/>
              </w:rPr>
              <w:t xml:space="preserve"> 2008, 10 (Oct. 2008), P10008. </w:t>
            </w:r>
          </w:p>
        </w:tc>
      </w:tr>
      <w:tr w:rsidR="005139FC" w:rsidRPr="00597EA0" w14:paraId="29576ABA" w14:textId="77777777" w:rsidTr="006F5306">
        <w:tc>
          <w:tcPr>
            <w:tcW w:w="562" w:type="dxa"/>
          </w:tcPr>
          <w:p w14:paraId="58E73870" w14:textId="175F4C12" w:rsidR="005139FC" w:rsidRPr="00597EA0" w:rsidRDefault="005139FC" w:rsidP="00997ED7">
            <w:pPr>
              <w:pStyle w:val="Head1"/>
              <w:rPr>
                <w:b w:val="0"/>
              </w:rPr>
            </w:pPr>
            <w:r w:rsidRPr="00597EA0">
              <w:rPr>
                <w:b w:val="0"/>
              </w:rPr>
              <w:t>[6]</w:t>
            </w:r>
          </w:p>
        </w:tc>
        <w:tc>
          <w:tcPr>
            <w:tcW w:w="4228" w:type="dxa"/>
          </w:tcPr>
          <w:p w14:paraId="396D18A6" w14:textId="0192A671" w:rsidR="005139FC" w:rsidRPr="00597EA0" w:rsidRDefault="005F7F90">
            <w:pPr>
              <w:pStyle w:val="Head1"/>
              <w:rPr>
                <w:b w:val="0"/>
              </w:rPr>
            </w:pPr>
            <w:r w:rsidRPr="00597EA0">
              <w:rPr>
                <w:b w:val="0"/>
              </w:rPr>
              <w:t xml:space="preserve">Michael Conover, Jacob </w:t>
            </w:r>
            <w:proofErr w:type="spellStart"/>
            <w:r w:rsidRPr="00597EA0">
              <w:rPr>
                <w:b w:val="0"/>
              </w:rPr>
              <w:t>Ratkiewicz</w:t>
            </w:r>
            <w:proofErr w:type="spellEnd"/>
            <w:r w:rsidRPr="00597EA0">
              <w:rPr>
                <w:b w:val="0"/>
              </w:rPr>
              <w:t xml:space="preserve">, Matthew R. Francisco, Bruno Gonçalves, Filippo </w:t>
            </w:r>
            <w:proofErr w:type="spellStart"/>
            <w:r w:rsidRPr="00597EA0">
              <w:rPr>
                <w:b w:val="0"/>
              </w:rPr>
              <w:t>Menczer</w:t>
            </w:r>
            <w:proofErr w:type="spellEnd"/>
            <w:r w:rsidRPr="00597EA0">
              <w:rPr>
                <w:b w:val="0"/>
              </w:rPr>
              <w:t xml:space="preserve">, and Alessandro </w:t>
            </w:r>
            <w:proofErr w:type="spellStart"/>
            <w:r w:rsidRPr="00597EA0">
              <w:rPr>
                <w:b w:val="0"/>
              </w:rPr>
              <w:t>Flammini</w:t>
            </w:r>
            <w:proofErr w:type="spellEnd"/>
            <w:r w:rsidRPr="00597EA0">
              <w:rPr>
                <w:b w:val="0"/>
              </w:rPr>
              <w:t xml:space="preserve">. </w:t>
            </w:r>
            <w:r w:rsidR="005139FC" w:rsidRPr="00597EA0">
              <w:rPr>
                <w:b w:val="0"/>
              </w:rPr>
              <w:t xml:space="preserve">2011. Political </w:t>
            </w:r>
            <w:r w:rsidR="005139FC" w:rsidRPr="00597EA0">
              <w:rPr>
                <w:b w:val="0"/>
              </w:rPr>
              <w:lastRenderedPageBreak/>
              <w:t xml:space="preserve">polarization on Twitter. </w:t>
            </w:r>
            <w:r w:rsidRPr="00597EA0">
              <w:rPr>
                <w:b w:val="0"/>
              </w:rPr>
              <w:t xml:space="preserve">In </w:t>
            </w:r>
            <w:r w:rsidRPr="00597EA0">
              <w:rPr>
                <w:b w:val="0"/>
                <w:i/>
              </w:rPr>
              <w:t>Proceedings of the Fifth International AAAI Conference on Weblogs and Social Media</w:t>
            </w:r>
            <w:r w:rsidR="005139FC" w:rsidRPr="00597EA0">
              <w:rPr>
                <w:b w:val="0"/>
              </w:rPr>
              <w:t xml:space="preserve">. </w:t>
            </w:r>
            <w:r w:rsidRPr="00597EA0">
              <w:rPr>
                <w:b w:val="0"/>
              </w:rPr>
              <w:t>AAAI Press</w:t>
            </w:r>
            <w:r w:rsidR="005139FC" w:rsidRPr="00597EA0">
              <w:rPr>
                <w:b w:val="0"/>
              </w:rPr>
              <w:t xml:space="preserve">, </w:t>
            </w:r>
            <w:r w:rsidRPr="00597EA0">
              <w:rPr>
                <w:b w:val="0"/>
              </w:rPr>
              <w:t xml:space="preserve">Barcelona, Spain, </w:t>
            </w:r>
            <w:r w:rsidR="005139FC" w:rsidRPr="00597EA0">
              <w:rPr>
                <w:b w:val="0"/>
              </w:rPr>
              <w:t>89–96.</w:t>
            </w:r>
          </w:p>
        </w:tc>
      </w:tr>
      <w:tr w:rsidR="005139FC" w:rsidRPr="00597EA0" w14:paraId="759177F6" w14:textId="77777777" w:rsidTr="006F5306">
        <w:tc>
          <w:tcPr>
            <w:tcW w:w="562" w:type="dxa"/>
          </w:tcPr>
          <w:p w14:paraId="5A99FF18" w14:textId="341B2FB6" w:rsidR="005139FC" w:rsidRPr="00597EA0" w:rsidRDefault="005139FC" w:rsidP="00997ED7">
            <w:pPr>
              <w:pStyle w:val="Head1"/>
              <w:rPr>
                <w:b w:val="0"/>
              </w:rPr>
            </w:pPr>
            <w:r w:rsidRPr="00597EA0">
              <w:rPr>
                <w:b w:val="0"/>
              </w:rPr>
              <w:lastRenderedPageBreak/>
              <w:t>[7]</w:t>
            </w:r>
          </w:p>
        </w:tc>
        <w:tc>
          <w:tcPr>
            <w:tcW w:w="4228" w:type="dxa"/>
          </w:tcPr>
          <w:p w14:paraId="60DC1153" w14:textId="163930E4" w:rsidR="005139FC" w:rsidRPr="00597EA0" w:rsidRDefault="005F7F90">
            <w:pPr>
              <w:pStyle w:val="Head1"/>
              <w:rPr>
                <w:b w:val="0"/>
              </w:rPr>
            </w:pPr>
            <w:proofErr w:type="spellStart"/>
            <w:r w:rsidRPr="00597EA0">
              <w:rPr>
                <w:b w:val="0"/>
              </w:rPr>
              <w:t>Arie</w:t>
            </w:r>
            <w:proofErr w:type="spellEnd"/>
            <w:r w:rsidRPr="00597EA0">
              <w:rPr>
                <w:b w:val="0"/>
              </w:rPr>
              <w:t xml:space="preserve"> </w:t>
            </w:r>
            <w:proofErr w:type="spellStart"/>
            <w:r w:rsidRPr="00597EA0">
              <w:rPr>
                <w:b w:val="0"/>
              </w:rPr>
              <w:t>Croitoru</w:t>
            </w:r>
            <w:proofErr w:type="spellEnd"/>
            <w:r w:rsidRPr="00597EA0">
              <w:rPr>
                <w:b w:val="0"/>
              </w:rPr>
              <w:t xml:space="preserve">, Andrew Crooks, Jacek </w:t>
            </w:r>
            <w:proofErr w:type="spellStart"/>
            <w:r w:rsidRPr="00597EA0">
              <w:rPr>
                <w:b w:val="0"/>
              </w:rPr>
              <w:t>Radzikowski</w:t>
            </w:r>
            <w:proofErr w:type="spellEnd"/>
            <w:r w:rsidRPr="00597EA0">
              <w:rPr>
                <w:b w:val="0"/>
              </w:rPr>
              <w:t xml:space="preserve">, and Anthony </w:t>
            </w:r>
            <w:proofErr w:type="spellStart"/>
            <w:r w:rsidRPr="00597EA0">
              <w:rPr>
                <w:b w:val="0"/>
              </w:rPr>
              <w:t>Stefanidis</w:t>
            </w:r>
            <w:proofErr w:type="spellEnd"/>
            <w:r w:rsidRPr="00597EA0">
              <w:rPr>
                <w:b w:val="0"/>
              </w:rPr>
              <w:t xml:space="preserve">. </w:t>
            </w:r>
            <w:r w:rsidR="005139FC" w:rsidRPr="00597EA0">
              <w:rPr>
                <w:b w:val="0"/>
              </w:rPr>
              <w:t xml:space="preserve">2013. Geosocial gauge: </w:t>
            </w:r>
            <w:r w:rsidRPr="00597EA0">
              <w:rPr>
                <w:b w:val="0"/>
              </w:rPr>
              <w:t>A</w:t>
            </w:r>
            <w:r w:rsidR="005139FC" w:rsidRPr="00597EA0">
              <w:rPr>
                <w:b w:val="0"/>
              </w:rPr>
              <w:t xml:space="preserve"> system prototype for knowledge discovery from social media. </w:t>
            </w:r>
            <w:r w:rsidR="005139FC" w:rsidRPr="00597EA0">
              <w:rPr>
                <w:b w:val="0"/>
                <w:i/>
              </w:rPr>
              <w:t>International Journal of Geographical Information Science</w:t>
            </w:r>
            <w:r w:rsidR="005139FC" w:rsidRPr="00597EA0">
              <w:rPr>
                <w:b w:val="0"/>
              </w:rPr>
              <w:t>. 27, 12 (Dec. 2013), 2483–2508.</w:t>
            </w:r>
            <w:r w:rsidR="00B95724" w:rsidRPr="00597EA0">
              <w:rPr>
                <w:b w:val="0"/>
              </w:rPr>
              <w:t xml:space="preserve"> DOI: 10.1080/13658816.2013.825724.</w:t>
            </w:r>
          </w:p>
        </w:tc>
      </w:tr>
      <w:tr w:rsidR="005139FC" w:rsidRPr="00597EA0" w14:paraId="6D37F111" w14:textId="77777777" w:rsidTr="006F5306">
        <w:tc>
          <w:tcPr>
            <w:tcW w:w="562" w:type="dxa"/>
          </w:tcPr>
          <w:p w14:paraId="68B41E43" w14:textId="2886C73F" w:rsidR="005139FC" w:rsidRPr="00597EA0" w:rsidRDefault="005139FC" w:rsidP="00997ED7">
            <w:pPr>
              <w:pStyle w:val="Head1"/>
              <w:rPr>
                <w:b w:val="0"/>
              </w:rPr>
            </w:pPr>
            <w:r w:rsidRPr="00597EA0">
              <w:rPr>
                <w:b w:val="0"/>
              </w:rPr>
              <w:t>[8]</w:t>
            </w:r>
          </w:p>
        </w:tc>
        <w:tc>
          <w:tcPr>
            <w:tcW w:w="4228" w:type="dxa"/>
          </w:tcPr>
          <w:p w14:paraId="60F9E0F5" w14:textId="62B79E15" w:rsidR="005139FC" w:rsidRPr="00597EA0" w:rsidRDefault="00B95724">
            <w:pPr>
              <w:pStyle w:val="Head1"/>
              <w:rPr>
                <w:b w:val="0"/>
              </w:rPr>
            </w:pPr>
            <w:r w:rsidRPr="00597EA0">
              <w:rPr>
                <w:b w:val="0"/>
              </w:rPr>
              <w:t xml:space="preserve">Mark </w:t>
            </w:r>
            <w:proofErr w:type="spellStart"/>
            <w:r w:rsidRPr="00597EA0">
              <w:rPr>
                <w:b w:val="0"/>
              </w:rPr>
              <w:t>Dredze</w:t>
            </w:r>
            <w:proofErr w:type="spellEnd"/>
            <w:r w:rsidRPr="00597EA0">
              <w:rPr>
                <w:b w:val="0"/>
              </w:rPr>
              <w:t xml:space="preserve">, David A. </w:t>
            </w:r>
            <w:proofErr w:type="spellStart"/>
            <w:r w:rsidRPr="00597EA0">
              <w:rPr>
                <w:b w:val="0"/>
              </w:rPr>
              <w:t>Broniatowski</w:t>
            </w:r>
            <w:proofErr w:type="spellEnd"/>
            <w:r w:rsidRPr="00597EA0">
              <w:rPr>
                <w:b w:val="0"/>
              </w:rPr>
              <w:t xml:space="preserve">, Michael C. Smith, and Karen M. </w:t>
            </w:r>
            <w:proofErr w:type="spellStart"/>
            <w:r w:rsidRPr="00597EA0">
              <w:rPr>
                <w:b w:val="0"/>
              </w:rPr>
              <w:t>Hilyard</w:t>
            </w:r>
            <w:proofErr w:type="spellEnd"/>
            <w:r w:rsidRPr="00597EA0">
              <w:rPr>
                <w:b w:val="0"/>
              </w:rPr>
              <w:t xml:space="preserve">. </w:t>
            </w:r>
            <w:r w:rsidR="005139FC" w:rsidRPr="00597EA0">
              <w:rPr>
                <w:b w:val="0"/>
              </w:rPr>
              <w:t xml:space="preserve">2016. Understanding vaccine refusal. </w:t>
            </w:r>
            <w:r w:rsidR="005139FC" w:rsidRPr="00597EA0">
              <w:rPr>
                <w:b w:val="0"/>
                <w:i/>
              </w:rPr>
              <w:t>American Journal of Preventive Medicine.</w:t>
            </w:r>
            <w:r w:rsidR="005139FC" w:rsidRPr="00597EA0">
              <w:rPr>
                <w:b w:val="0"/>
              </w:rPr>
              <w:t xml:space="preserve"> 50, 4 (Apr. 2016), 550–552.</w:t>
            </w:r>
            <w:r w:rsidRPr="00597EA0">
              <w:rPr>
                <w:b w:val="0"/>
              </w:rPr>
              <w:t xml:space="preserve"> DOI: 10.1016/j.amepre.2015.10.002.</w:t>
            </w:r>
          </w:p>
        </w:tc>
      </w:tr>
      <w:tr w:rsidR="005139FC" w:rsidRPr="00597EA0" w14:paraId="7A733839" w14:textId="77777777" w:rsidTr="006F5306">
        <w:tc>
          <w:tcPr>
            <w:tcW w:w="562" w:type="dxa"/>
          </w:tcPr>
          <w:p w14:paraId="4661771C" w14:textId="5204F009" w:rsidR="005139FC" w:rsidRPr="00597EA0" w:rsidRDefault="005139FC" w:rsidP="00997ED7">
            <w:pPr>
              <w:pStyle w:val="Head1"/>
              <w:rPr>
                <w:b w:val="0"/>
              </w:rPr>
            </w:pPr>
            <w:r w:rsidRPr="00597EA0">
              <w:rPr>
                <w:b w:val="0"/>
              </w:rPr>
              <w:t>[9]</w:t>
            </w:r>
          </w:p>
        </w:tc>
        <w:tc>
          <w:tcPr>
            <w:tcW w:w="4228" w:type="dxa"/>
          </w:tcPr>
          <w:p w14:paraId="242354A6" w14:textId="5D65D736" w:rsidR="005139FC" w:rsidRPr="00597EA0" w:rsidRDefault="00B95724">
            <w:pPr>
              <w:pStyle w:val="Head1"/>
              <w:rPr>
                <w:b w:val="0"/>
              </w:rPr>
            </w:pPr>
            <w:r w:rsidRPr="00597EA0">
              <w:rPr>
                <w:b w:val="0"/>
              </w:rPr>
              <w:t xml:space="preserve">Eve </w:t>
            </w:r>
            <w:proofErr w:type="spellStart"/>
            <w:r w:rsidRPr="00597EA0">
              <w:rPr>
                <w:b w:val="0"/>
              </w:rPr>
              <w:t>Dubé</w:t>
            </w:r>
            <w:proofErr w:type="spellEnd"/>
            <w:r w:rsidRPr="00597EA0">
              <w:rPr>
                <w:b w:val="0"/>
              </w:rPr>
              <w:t xml:space="preserve">, Caroline </w:t>
            </w:r>
            <w:proofErr w:type="spellStart"/>
            <w:r w:rsidRPr="00597EA0">
              <w:rPr>
                <w:b w:val="0"/>
              </w:rPr>
              <w:t>Laberge</w:t>
            </w:r>
            <w:proofErr w:type="spellEnd"/>
            <w:r w:rsidRPr="00597EA0">
              <w:rPr>
                <w:b w:val="0"/>
              </w:rPr>
              <w:t xml:space="preserve">, Maryse </w:t>
            </w:r>
            <w:proofErr w:type="spellStart"/>
            <w:r w:rsidRPr="00597EA0">
              <w:rPr>
                <w:b w:val="0"/>
              </w:rPr>
              <w:t>Guay</w:t>
            </w:r>
            <w:proofErr w:type="spellEnd"/>
            <w:r w:rsidRPr="00597EA0">
              <w:rPr>
                <w:b w:val="0"/>
              </w:rPr>
              <w:t xml:space="preserve">, Paul </w:t>
            </w:r>
            <w:proofErr w:type="spellStart"/>
            <w:r w:rsidRPr="00597EA0">
              <w:rPr>
                <w:b w:val="0"/>
              </w:rPr>
              <w:t>Bramadat</w:t>
            </w:r>
            <w:proofErr w:type="spellEnd"/>
            <w:r w:rsidRPr="00597EA0">
              <w:rPr>
                <w:b w:val="0"/>
              </w:rPr>
              <w:t xml:space="preserve">, </w:t>
            </w:r>
            <w:proofErr w:type="spellStart"/>
            <w:r w:rsidRPr="00597EA0">
              <w:rPr>
                <w:b w:val="0"/>
              </w:rPr>
              <w:t>Réal</w:t>
            </w:r>
            <w:proofErr w:type="spellEnd"/>
            <w:r w:rsidRPr="00597EA0">
              <w:rPr>
                <w:b w:val="0"/>
              </w:rPr>
              <w:t xml:space="preserve"> Roy, and Julie A. </w:t>
            </w:r>
            <w:proofErr w:type="spellStart"/>
            <w:r w:rsidRPr="00597EA0">
              <w:rPr>
                <w:b w:val="0"/>
              </w:rPr>
              <w:t>Bettinger</w:t>
            </w:r>
            <w:proofErr w:type="spellEnd"/>
            <w:r w:rsidRPr="00597EA0">
              <w:rPr>
                <w:b w:val="0"/>
              </w:rPr>
              <w:t xml:space="preserve">. </w:t>
            </w:r>
            <w:r w:rsidR="005139FC" w:rsidRPr="00597EA0">
              <w:rPr>
                <w:b w:val="0"/>
              </w:rPr>
              <w:t xml:space="preserve">2013. Vaccine hesitancy. </w:t>
            </w:r>
            <w:r w:rsidR="005139FC" w:rsidRPr="00597EA0">
              <w:rPr>
                <w:b w:val="0"/>
                <w:i/>
              </w:rPr>
              <w:t xml:space="preserve">Human Vaccines &amp; </w:t>
            </w:r>
            <w:proofErr w:type="spellStart"/>
            <w:r w:rsidR="005139FC" w:rsidRPr="00597EA0">
              <w:rPr>
                <w:b w:val="0"/>
                <w:i/>
              </w:rPr>
              <w:t>Immunotherapeutics</w:t>
            </w:r>
            <w:proofErr w:type="spellEnd"/>
            <w:r w:rsidR="005139FC" w:rsidRPr="00597EA0">
              <w:rPr>
                <w:b w:val="0"/>
                <w:i/>
              </w:rPr>
              <w:t>.</w:t>
            </w:r>
            <w:r w:rsidR="005139FC" w:rsidRPr="00597EA0">
              <w:rPr>
                <w:b w:val="0"/>
              </w:rPr>
              <w:t xml:space="preserve"> 9, 8 (Aug. 2013), 1763–1773.</w:t>
            </w:r>
            <w:r w:rsidRPr="00597EA0">
              <w:rPr>
                <w:b w:val="0"/>
              </w:rPr>
              <w:t xml:space="preserve"> DOI: 10.4161/hv.24657.</w:t>
            </w:r>
          </w:p>
        </w:tc>
      </w:tr>
      <w:tr w:rsidR="005139FC" w:rsidRPr="00597EA0" w14:paraId="32EF7A2D" w14:textId="77777777" w:rsidTr="006F5306">
        <w:tc>
          <w:tcPr>
            <w:tcW w:w="562" w:type="dxa"/>
          </w:tcPr>
          <w:p w14:paraId="3140CD55" w14:textId="7DF6A5B1" w:rsidR="005139FC" w:rsidRPr="00597EA0" w:rsidRDefault="005139FC" w:rsidP="00997ED7">
            <w:pPr>
              <w:pStyle w:val="Head1"/>
              <w:rPr>
                <w:b w:val="0"/>
              </w:rPr>
            </w:pPr>
            <w:r w:rsidRPr="00597EA0">
              <w:rPr>
                <w:b w:val="0"/>
              </w:rPr>
              <w:t>[10]</w:t>
            </w:r>
          </w:p>
        </w:tc>
        <w:tc>
          <w:tcPr>
            <w:tcW w:w="4228" w:type="dxa"/>
          </w:tcPr>
          <w:p w14:paraId="1E11FBA4" w14:textId="674EDF84" w:rsidR="005139FC" w:rsidRPr="00597EA0" w:rsidRDefault="00060C50">
            <w:pPr>
              <w:pStyle w:val="Head1"/>
              <w:rPr>
                <w:b w:val="0"/>
              </w:rPr>
            </w:pPr>
            <w:r w:rsidRPr="00597EA0">
              <w:rPr>
                <w:b w:val="0"/>
              </w:rPr>
              <w:t xml:space="preserve">Eve Dube, </w:t>
            </w:r>
            <w:proofErr w:type="spellStart"/>
            <w:r w:rsidRPr="00597EA0">
              <w:rPr>
                <w:b w:val="0"/>
              </w:rPr>
              <w:t>Maryline</w:t>
            </w:r>
            <w:proofErr w:type="spellEnd"/>
            <w:r w:rsidRPr="00597EA0">
              <w:rPr>
                <w:b w:val="0"/>
              </w:rPr>
              <w:t xml:space="preserve"> </w:t>
            </w:r>
            <w:proofErr w:type="spellStart"/>
            <w:r w:rsidRPr="00597EA0">
              <w:rPr>
                <w:b w:val="0"/>
              </w:rPr>
              <w:t>Vivion</w:t>
            </w:r>
            <w:proofErr w:type="spellEnd"/>
            <w:r w:rsidRPr="00597EA0">
              <w:rPr>
                <w:b w:val="0"/>
              </w:rPr>
              <w:t xml:space="preserve">, and Noni E. MacDonald. </w:t>
            </w:r>
            <w:r w:rsidR="005139FC" w:rsidRPr="00597EA0">
              <w:rPr>
                <w:b w:val="0"/>
              </w:rPr>
              <w:t xml:space="preserve">2015. Vaccine hesitancy, vaccine refusal and the anti-vaccine movement: influence, impact and implications. </w:t>
            </w:r>
            <w:r w:rsidR="005139FC" w:rsidRPr="00597EA0">
              <w:rPr>
                <w:b w:val="0"/>
                <w:i/>
              </w:rPr>
              <w:t>Expert Review of Vaccines.</w:t>
            </w:r>
            <w:r w:rsidR="005139FC" w:rsidRPr="00597EA0">
              <w:rPr>
                <w:b w:val="0"/>
              </w:rPr>
              <w:t xml:space="preserve"> 14, 1 (Jan. 2015), 99–117. </w:t>
            </w:r>
            <w:r w:rsidRPr="00597EA0">
              <w:rPr>
                <w:b w:val="0"/>
              </w:rPr>
              <w:t xml:space="preserve"> DOI: 10.1586/14760584.2015.964212.</w:t>
            </w:r>
          </w:p>
        </w:tc>
      </w:tr>
      <w:tr w:rsidR="005139FC" w:rsidRPr="00597EA0" w14:paraId="4819740B" w14:textId="77777777" w:rsidTr="006F5306">
        <w:tc>
          <w:tcPr>
            <w:tcW w:w="562" w:type="dxa"/>
          </w:tcPr>
          <w:p w14:paraId="388AC51C" w14:textId="54CDC224" w:rsidR="005139FC" w:rsidRPr="00597EA0" w:rsidRDefault="005139FC" w:rsidP="00997ED7">
            <w:pPr>
              <w:pStyle w:val="Head1"/>
              <w:rPr>
                <w:b w:val="0"/>
              </w:rPr>
            </w:pPr>
            <w:r w:rsidRPr="00597EA0">
              <w:rPr>
                <w:b w:val="0"/>
              </w:rPr>
              <w:t>[11]</w:t>
            </w:r>
          </w:p>
        </w:tc>
        <w:tc>
          <w:tcPr>
            <w:tcW w:w="4228" w:type="dxa"/>
          </w:tcPr>
          <w:p w14:paraId="3EB886D5" w14:textId="63B69225" w:rsidR="005139FC" w:rsidRPr="00597EA0" w:rsidRDefault="00060C50" w:rsidP="00597EA0">
            <w:pPr>
              <w:spacing w:line="240" w:lineRule="auto"/>
              <w:rPr>
                <w:rFonts w:ascii="Times New Roman" w:hAnsi="Times New Roman"/>
                <w:lang w:val="en-GB"/>
              </w:rPr>
            </w:pPr>
            <w:r w:rsidRPr="00597EA0">
              <w:rPr>
                <w:sz w:val="20"/>
                <w:szCs w:val="20"/>
              </w:rPr>
              <w:t>Robert Frank</w:t>
            </w:r>
            <w:r w:rsidR="005139FC" w:rsidRPr="00597EA0">
              <w:rPr>
                <w:sz w:val="20"/>
                <w:szCs w:val="20"/>
              </w:rPr>
              <w:t xml:space="preserve">. 2002. Integrating homeopathy and biomedicine: medical practice and knowledge production among German homeopathic physicians. </w:t>
            </w:r>
            <w:r w:rsidR="005139FC" w:rsidRPr="00597EA0">
              <w:rPr>
                <w:i/>
                <w:sz w:val="20"/>
                <w:szCs w:val="20"/>
              </w:rPr>
              <w:t>Sociology of Health &amp; Illness.</w:t>
            </w:r>
            <w:r w:rsidR="005139FC" w:rsidRPr="00597EA0">
              <w:rPr>
                <w:sz w:val="20"/>
                <w:szCs w:val="20"/>
              </w:rPr>
              <w:t xml:space="preserve"> 24, 6 (</w:t>
            </w:r>
            <w:r w:rsidR="00FE0A71" w:rsidRPr="00597EA0">
              <w:rPr>
                <w:sz w:val="20"/>
                <w:szCs w:val="20"/>
              </w:rPr>
              <w:t>Oct</w:t>
            </w:r>
            <w:r w:rsidR="005139FC" w:rsidRPr="00597EA0">
              <w:rPr>
                <w:sz w:val="20"/>
                <w:szCs w:val="20"/>
              </w:rPr>
              <w:t xml:space="preserve">. 2002), 796–819. </w:t>
            </w:r>
            <w:r w:rsidRPr="00597EA0">
              <w:rPr>
                <w:sz w:val="20"/>
                <w:szCs w:val="20"/>
              </w:rPr>
              <w:t xml:space="preserve"> DOI: 10.1111/1467-9566.00319.</w:t>
            </w:r>
          </w:p>
        </w:tc>
      </w:tr>
      <w:tr w:rsidR="005139FC" w:rsidRPr="00597EA0" w14:paraId="31547742" w14:textId="77777777" w:rsidTr="006F5306">
        <w:tc>
          <w:tcPr>
            <w:tcW w:w="562" w:type="dxa"/>
          </w:tcPr>
          <w:p w14:paraId="13D1F9F5" w14:textId="575278F8" w:rsidR="005139FC" w:rsidRPr="00597EA0" w:rsidRDefault="005139FC" w:rsidP="00997ED7">
            <w:pPr>
              <w:pStyle w:val="Head1"/>
              <w:rPr>
                <w:b w:val="0"/>
              </w:rPr>
            </w:pPr>
            <w:r w:rsidRPr="00597EA0">
              <w:rPr>
                <w:b w:val="0"/>
              </w:rPr>
              <w:t>[12]</w:t>
            </w:r>
          </w:p>
        </w:tc>
        <w:tc>
          <w:tcPr>
            <w:tcW w:w="4228" w:type="dxa"/>
          </w:tcPr>
          <w:p w14:paraId="796EF907" w14:textId="2F1EAF2A" w:rsidR="005139FC" w:rsidRPr="00597EA0" w:rsidRDefault="00FE0A71">
            <w:pPr>
              <w:pStyle w:val="Head1"/>
              <w:rPr>
                <w:b w:val="0"/>
              </w:rPr>
            </w:pPr>
            <w:r w:rsidRPr="00597EA0">
              <w:rPr>
                <w:b w:val="0"/>
              </w:rPr>
              <w:t xml:space="preserve">Lenny Grant, Bernice L. Hausman, Margaret Cashion, Nicholas </w:t>
            </w:r>
            <w:proofErr w:type="spellStart"/>
            <w:r w:rsidRPr="00597EA0">
              <w:rPr>
                <w:b w:val="0"/>
              </w:rPr>
              <w:t>Lucchesi</w:t>
            </w:r>
            <w:proofErr w:type="spellEnd"/>
            <w:r w:rsidRPr="00597EA0">
              <w:rPr>
                <w:b w:val="0"/>
              </w:rPr>
              <w:t>, Kelsey Patel, and Jonathan Roberts</w:t>
            </w:r>
            <w:r w:rsidR="005139FC" w:rsidRPr="00597EA0">
              <w:rPr>
                <w:b w:val="0"/>
              </w:rPr>
              <w:t xml:space="preserve">. 2015. Vaccination persuasion online: A qualitative study of two </w:t>
            </w:r>
            <w:proofErr w:type="spellStart"/>
            <w:r w:rsidR="005139FC" w:rsidRPr="00597EA0">
              <w:rPr>
                <w:b w:val="0"/>
              </w:rPr>
              <w:t>provaccine</w:t>
            </w:r>
            <w:proofErr w:type="spellEnd"/>
            <w:r w:rsidR="005139FC" w:rsidRPr="00597EA0">
              <w:rPr>
                <w:b w:val="0"/>
              </w:rPr>
              <w:t xml:space="preserve"> and two vaccine-skeptical websites. </w:t>
            </w:r>
            <w:r w:rsidR="005139FC" w:rsidRPr="00597EA0">
              <w:rPr>
                <w:b w:val="0"/>
                <w:i/>
              </w:rPr>
              <w:t>Journal of Medical Internet Research. 17</w:t>
            </w:r>
            <w:r w:rsidR="005139FC" w:rsidRPr="00597EA0">
              <w:rPr>
                <w:b w:val="0"/>
              </w:rPr>
              <w:t>, 5 (May 2015)</w:t>
            </w:r>
            <w:r w:rsidRPr="00597EA0">
              <w:rPr>
                <w:b w:val="0"/>
              </w:rPr>
              <w:t>, e133</w:t>
            </w:r>
            <w:r w:rsidR="005139FC" w:rsidRPr="00597EA0">
              <w:rPr>
                <w:b w:val="0"/>
              </w:rPr>
              <w:t>.</w:t>
            </w:r>
            <w:r w:rsidRPr="00597EA0">
              <w:rPr>
                <w:b w:val="0"/>
              </w:rPr>
              <w:t xml:space="preserve"> DOI: 10.2196/jmir.4153.</w:t>
            </w:r>
          </w:p>
        </w:tc>
      </w:tr>
      <w:tr w:rsidR="005139FC" w:rsidRPr="00597EA0" w14:paraId="572889D5" w14:textId="77777777" w:rsidTr="006F5306">
        <w:tc>
          <w:tcPr>
            <w:tcW w:w="562" w:type="dxa"/>
          </w:tcPr>
          <w:p w14:paraId="106FE03E" w14:textId="6F8063C6" w:rsidR="005139FC" w:rsidRPr="00597EA0" w:rsidRDefault="005139FC" w:rsidP="00997ED7">
            <w:pPr>
              <w:pStyle w:val="Head1"/>
              <w:rPr>
                <w:b w:val="0"/>
              </w:rPr>
            </w:pPr>
            <w:r w:rsidRPr="00597EA0">
              <w:rPr>
                <w:b w:val="0"/>
              </w:rPr>
              <w:t>[13]</w:t>
            </w:r>
          </w:p>
        </w:tc>
        <w:tc>
          <w:tcPr>
            <w:tcW w:w="4228" w:type="dxa"/>
          </w:tcPr>
          <w:p w14:paraId="2EFA6605" w14:textId="7D10B414" w:rsidR="005139FC" w:rsidRPr="00597EA0" w:rsidRDefault="00FE0A71">
            <w:pPr>
              <w:pStyle w:val="Head1"/>
              <w:rPr>
                <w:b w:val="0"/>
              </w:rPr>
            </w:pPr>
            <w:proofErr w:type="spellStart"/>
            <w:r w:rsidRPr="00597EA0">
              <w:rPr>
                <w:b w:val="0"/>
              </w:rPr>
              <w:t>Pru</w:t>
            </w:r>
            <w:proofErr w:type="spellEnd"/>
            <w:r w:rsidRPr="00597EA0">
              <w:rPr>
                <w:b w:val="0"/>
              </w:rPr>
              <w:t xml:space="preserve"> </w:t>
            </w:r>
            <w:r w:rsidR="005139FC" w:rsidRPr="00597EA0">
              <w:rPr>
                <w:b w:val="0"/>
              </w:rPr>
              <w:t xml:space="preserve">Hobson-West. 2003. Understanding vaccination resistance: moving beyond risk. </w:t>
            </w:r>
            <w:r w:rsidR="005139FC" w:rsidRPr="00597EA0">
              <w:rPr>
                <w:b w:val="0"/>
                <w:i/>
              </w:rPr>
              <w:t>Health, Risk &amp; Society.</w:t>
            </w:r>
            <w:r w:rsidR="005139FC" w:rsidRPr="00597EA0">
              <w:rPr>
                <w:b w:val="0"/>
              </w:rPr>
              <w:t xml:space="preserve"> 5, 3 (Nov. 2003), 273–283.</w:t>
            </w:r>
            <w:r w:rsidRPr="00597EA0">
              <w:rPr>
                <w:b w:val="0"/>
              </w:rPr>
              <w:t xml:space="preserve"> DOI: 10.1080/13698570310001606978.</w:t>
            </w:r>
          </w:p>
        </w:tc>
      </w:tr>
      <w:tr w:rsidR="005139FC" w:rsidRPr="00597EA0" w14:paraId="3BC7112E" w14:textId="77777777" w:rsidTr="006F5306">
        <w:tc>
          <w:tcPr>
            <w:tcW w:w="562" w:type="dxa"/>
          </w:tcPr>
          <w:p w14:paraId="493C9D2D" w14:textId="0605F21D" w:rsidR="005139FC" w:rsidRPr="00597EA0" w:rsidRDefault="005139FC" w:rsidP="00997ED7">
            <w:pPr>
              <w:pStyle w:val="Head1"/>
              <w:rPr>
                <w:b w:val="0"/>
              </w:rPr>
            </w:pPr>
            <w:r w:rsidRPr="00597EA0">
              <w:rPr>
                <w:b w:val="0"/>
              </w:rPr>
              <w:t>[14]</w:t>
            </w:r>
          </w:p>
        </w:tc>
        <w:tc>
          <w:tcPr>
            <w:tcW w:w="4228" w:type="dxa"/>
          </w:tcPr>
          <w:p w14:paraId="3566974C" w14:textId="1402DBC4" w:rsidR="005139FC" w:rsidRPr="00597EA0" w:rsidRDefault="00FE0A71">
            <w:pPr>
              <w:pStyle w:val="Head1"/>
              <w:rPr>
                <w:b w:val="0"/>
              </w:rPr>
            </w:pPr>
            <w:r w:rsidRPr="00597EA0">
              <w:rPr>
                <w:b w:val="0"/>
              </w:rPr>
              <w:t>Daniel Jolley and Karen M. Douglas</w:t>
            </w:r>
            <w:r w:rsidR="005139FC" w:rsidRPr="00597EA0">
              <w:rPr>
                <w:b w:val="0"/>
              </w:rPr>
              <w:t xml:space="preserve">. 2014. The effects of anti-vaccine conspiracy theories on vaccination intentions. </w:t>
            </w:r>
            <w:r w:rsidR="005139FC" w:rsidRPr="00597EA0">
              <w:rPr>
                <w:b w:val="0"/>
                <w:i/>
              </w:rPr>
              <w:t>PLOS ONE.</w:t>
            </w:r>
            <w:r w:rsidR="005139FC" w:rsidRPr="00597EA0">
              <w:rPr>
                <w:b w:val="0"/>
              </w:rPr>
              <w:t xml:space="preserve"> 9, 2 (Feb. 2014), e89177. </w:t>
            </w:r>
            <w:r w:rsidRPr="00597EA0">
              <w:rPr>
                <w:b w:val="0"/>
              </w:rPr>
              <w:t>DOI: 10.1371/journal.pone.0089177.</w:t>
            </w:r>
          </w:p>
        </w:tc>
      </w:tr>
      <w:tr w:rsidR="005139FC" w:rsidRPr="00597EA0" w14:paraId="5C1FADEC" w14:textId="77777777" w:rsidTr="006F5306">
        <w:tc>
          <w:tcPr>
            <w:tcW w:w="562" w:type="dxa"/>
          </w:tcPr>
          <w:p w14:paraId="13859B99" w14:textId="227018E1" w:rsidR="005139FC" w:rsidRPr="00597EA0" w:rsidRDefault="005139FC" w:rsidP="00997ED7">
            <w:pPr>
              <w:pStyle w:val="Head1"/>
              <w:rPr>
                <w:b w:val="0"/>
              </w:rPr>
            </w:pPr>
            <w:r w:rsidRPr="00597EA0">
              <w:rPr>
                <w:b w:val="0"/>
              </w:rPr>
              <w:t>[15]</w:t>
            </w:r>
          </w:p>
        </w:tc>
        <w:tc>
          <w:tcPr>
            <w:tcW w:w="4228" w:type="dxa"/>
          </w:tcPr>
          <w:p w14:paraId="07AEE8A5" w14:textId="728E1A9B" w:rsidR="005139FC" w:rsidRPr="00597EA0" w:rsidRDefault="00FE0A71">
            <w:pPr>
              <w:pStyle w:val="Head1"/>
              <w:rPr>
                <w:b w:val="0"/>
              </w:rPr>
            </w:pPr>
            <w:proofErr w:type="spellStart"/>
            <w:r w:rsidRPr="00597EA0">
              <w:rPr>
                <w:b w:val="0"/>
              </w:rPr>
              <w:t>Dewesh</w:t>
            </w:r>
            <w:proofErr w:type="spellEnd"/>
            <w:r w:rsidRPr="00597EA0">
              <w:rPr>
                <w:b w:val="0"/>
              </w:rPr>
              <w:t xml:space="preserve"> Kumar, Rahul Chandra, </w:t>
            </w:r>
            <w:proofErr w:type="spellStart"/>
            <w:r w:rsidRPr="00597EA0">
              <w:rPr>
                <w:b w:val="0"/>
              </w:rPr>
              <w:t>Medha</w:t>
            </w:r>
            <w:proofErr w:type="spellEnd"/>
            <w:r w:rsidRPr="00597EA0">
              <w:rPr>
                <w:b w:val="0"/>
              </w:rPr>
              <w:t xml:space="preserve"> Mathur, Saurabh </w:t>
            </w:r>
            <w:proofErr w:type="spellStart"/>
            <w:r w:rsidRPr="00597EA0">
              <w:rPr>
                <w:b w:val="0"/>
              </w:rPr>
              <w:t>Samdariya</w:t>
            </w:r>
            <w:proofErr w:type="spellEnd"/>
            <w:r w:rsidRPr="00597EA0">
              <w:rPr>
                <w:b w:val="0"/>
              </w:rPr>
              <w:t xml:space="preserve"> and </w:t>
            </w:r>
            <w:proofErr w:type="spellStart"/>
            <w:r w:rsidRPr="00597EA0">
              <w:rPr>
                <w:b w:val="0"/>
              </w:rPr>
              <w:t>Neelesh</w:t>
            </w:r>
            <w:proofErr w:type="spellEnd"/>
            <w:r w:rsidRPr="00597EA0">
              <w:rPr>
                <w:b w:val="0"/>
              </w:rPr>
              <w:t xml:space="preserve"> Kapoor.</w:t>
            </w:r>
            <w:r w:rsidR="005139FC" w:rsidRPr="00597EA0">
              <w:rPr>
                <w:b w:val="0"/>
              </w:rPr>
              <w:t xml:space="preserve"> 2016. Vaccine hesitancy: understanding better to address better. </w:t>
            </w:r>
            <w:r w:rsidR="005139FC" w:rsidRPr="00597EA0">
              <w:rPr>
                <w:b w:val="0"/>
                <w:i/>
              </w:rPr>
              <w:t>Israel</w:t>
            </w:r>
            <w:r w:rsidR="005139FC" w:rsidRPr="00597EA0">
              <w:rPr>
                <w:b w:val="0"/>
              </w:rPr>
              <w:t xml:space="preserve"> </w:t>
            </w:r>
            <w:r w:rsidR="005139FC" w:rsidRPr="00597EA0">
              <w:rPr>
                <w:b w:val="0"/>
                <w:i/>
              </w:rPr>
              <w:t>Journal of Health Policy Research.</w:t>
            </w:r>
            <w:r w:rsidR="005139FC" w:rsidRPr="00597EA0">
              <w:rPr>
                <w:b w:val="0"/>
              </w:rPr>
              <w:t xml:space="preserve"> </w:t>
            </w:r>
            <w:r w:rsidR="005139FC" w:rsidRPr="00597EA0">
              <w:rPr>
                <w:b w:val="0"/>
              </w:rPr>
              <w:t xml:space="preserve">5, (Feb. 2016), 2. </w:t>
            </w:r>
            <w:r w:rsidRPr="00597EA0">
              <w:rPr>
                <w:b w:val="0"/>
              </w:rPr>
              <w:t>DOI: 10.1186/s13584-016-0062-y</w:t>
            </w:r>
          </w:p>
        </w:tc>
      </w:tr>
      <w:tr w:rsidR="005139FC" w:rsidRPr="00597EA0" w14:paraId="3E2181DC" w14:textId="77777777" w:rsidTr="006F5306">
        <w:tc>
          <w:tcPr>
            <w:tcW w:w="562" w:type="dxa"/>
          </w:tcPr>
          <w:p w14:paraId="34EC6B6E" w14:textId="149CCEFD" w:rsidR="005139FC" w:rsidRPr="00597EA0" w:rsidRDefault="005139FC" w:rsidP="00997ED7">
            <w:pPr>
              <w:pStyle w:val="Head1"/>
              <w:rPr>
                <w:b w:val="0"/>
              </w:rPr>
            </w:pPr>
            <w:r w:rsidRPr="00597EA0">
              <w:rPr>
                <w:b w:val="0"/>
              </w:rPr>
              <w:t>[16]</w:t>
            </w:r>
          </w:p>
        </w:tc>
        <w:tc>
          <w:tcPr>
            <w:tcW w:w="4228" w:type="dxa"/>
          </w:tcPr>
          <w:p w14:paraId="6CE23BEA" w14:textId="64CEFFC1" w:rsidR="005139FC" w:rsidRPr="00597EA0" w:rsidRDefault="00FE0A71">
            <w:pPr>
              <w:pStyle w:val="Head1"/>
              <w:rPr>
                <w:b w:val="0"/>
              </w:rPr>
            </w:pPr>
            <w:r w:rsidRPr="00597EA0">
              <w:rPr>
                <w:b w:val="0"/>
              </w:rPr>
              <w:t xml:space="preserve">Heidi J. Larson, David Smith, Pauline Paterson, Melissa Cumming, Elisabeth </w:t>
            </w:r>
            <w:proofErr w:type="spellStart"/>
            <w:r w:rsidRPr="00597EA0">
              <w:rPr>
                <w:b w:val="0"/>
              </w:rPr>
              <w:t>Eckersberger</w:t>
            </w:r>
            <w:proofErr w:type="spellEnd"/>
            <w:r w:rsidRPr="00597EA0">
              <w:rPr>
                <w:b w:val="0"/>
              </w:rPr>
              <w:t xml:space="preserve">, Clark C. </w:t>
            </w:r>
            <w:proofErr w:type="spellStart"/>
            <w:r w:rsidRPr="00597EA0">
              <w:rPr>
                <w:b w:val="0"/>
              </w:rPr>
              <w:t>Freifeld</w:t>
            </w:r>
            <w:proofErr w:type="spellEnd"/>
            <w:r w:rsidRPr="00597EA0">
              <w:rPr>
                <w:b w:val="0"/>
              </w:rPr>
              <w:t xml:space="preserve">, Isaac </w:t>
            </w:r>
            <w:proofErr w:type="spellStart"/>
            <w:r w:rsidRPr="00597EA0">
              <w:rPr>
                <w:b w:val="0"/>
              </w:rPr>
              <w:t>Ghinai</w:t>
            </w:r>
            <w:proofErr w:type="spellEnd"/>
            <w:r w:rsidRPr="00597EA0">
              <w:rPr>
                <w:b w:val="0"/>
              </w:rPr>
              <w:t xml:space="preserve"> et al. </w:t>
            </w:r>
            <w:r w:rsidR="005139FC" w:rsidRPr="00597EA0">
              <w:rPr>
                <w:b w:val="0"/>
              </w:rPr>
              <w:t xml:space="preserve">2013. Measuring vaccine confidence: analysis of data obtained by a media surveillance system used to </w:t>
            </w:r>
            <w:proofErr w:type="spellStart"/>
            <w:r w:rsidR="005139FC" w:rsidRPr="00597EA0">
              <w:rPr>
                <w:b w:val="0"/>
              </w:rPr>
              <w:t>analyse</w:t>
            </w:r>
            <w:proofErr w:type="spellEnd"/>
            <w:r w:rsidR="005139FC" w:rsidRPr="00597EA0">
              <w:rPr>
                <w:b w:val="0"/>
              </w:rPr>
              <w:t xml:space="preserve"> public concerns about vaccines. </w:t>
            </w:r>
            <w:r w:rsidR="005139FC" w:rsidRPr="00597EA0">
              <w:rPr>
                <w:b w:val="0"/>
                <w:i/>
              </w:rPr>
              <w:t>The Lancet Infectious Diseases</w:t>
            </w:r>
            <w:r w:rsidR="005139FC" w:rsidRPr="00597EA0">
              <w:rPr>
                <w:b w:val="0"/>
              </w:rPr>
              <w:t>. 13, 7 (Jul. 2013), 606–</w:t>
            </w:r>
            <w:r w:rsidRPr="00597EA0">
              <w:rPr>
                <w:b w:val="0"/>
              </w:rPr>
              <w:t>6</w:t>
            </w:r>
            <w:r w:rsidR="005139FC" w:rsidRPr="00597EA0">
              <w:rPr>
                <w:b w:val="0"/>
              </w:rPr>
              <w:t>13.</w:t>
            </w:r>
            <w:r w:rsidRPr="00597EA0">
              <w:rPr>
                <w:b w:val="0"/>
              </w:rPr>
              <w:t xml:space="preserve"> DOI: 10.1016/S1473-3099(13)70108-7.</w:t>
            </w:r>
          </w:p>
        </w:tc>
      </w:tr>
      <w:tr w:rsidR="005139FC" w:rsidRPr="00597EA0" w14:paraId="24563B02" w14:textId="77777777" w:rsidTr="006F5306">
        <w:tc>
          <w:tcPr>
            <w:tcW w:w="562" w:type="dxa"/>
          </w:tcPr>
          <w:p w14:paraId="267FA685" w14:textId="38CB5C80" w:rsidR="005139FC" w:rsidRPr="00597EA0" w:rsidRDefault="005139FC" w:rsidP="00997ED7">
            <w:pPr>
              <w:pStyle w:val="Head1"/>
              <w:rPr>
                <w:b w:val="0"/>
              </w:rPr>
            </w:pPr>
            <w:r w:rsidRPr="00597EA0">
              <w:rPr>
                <w:b w:val="0"/>
              </w:rPr>
              <w:t>[17]</w:t>
            </w:r>
          </w:p>
        </w:tc>
        <w:tc>
          <w:tcPr>
            <w:tcW w:w="4228" w:type="dxa"/>
          </w:tcPr>
          <w:p w14:paraId="0A240EBE" w14:textId="75974FEC" w:rsidR="005139FC" w:rsidRPr="00597EA0" w:rsidRDefault="00FE0A71">
            <w:pPr>
              <w:pStyle w:val="Head1"/>
              <w:rPr>
                <w:b w:val="0"/>
              </w:rPr>
            </w:pPr>
            <w:r w:rsidRPr="00597EA0">
              <w:rPr>
                <w:b w:val="0"/>
              </w:rPr>
              <w:t xml:space="preserve">Jeroen </w:t>
            </w:r>
            <w:proofErr w:type="spellStart"/>
            <w:r w:rsidRPr="00597EA0">
              <w:rPr>
                <w:b w:val="0"/>
              </w:rPr>
              <w:t>Luyten</w:t>
            </w:r>
            <w:proofErr w:type="spellEnd"/>
            <w:r w:rsidRPr="00597EA0">
              <w:rPr>
                <w:b w:val="0"/>
              </w:rPr>
              <w:t xml:space="preserve">, Pieter </w:t>
            </w:r>
            <w:proofErr w:type="spellStart"/>
            <w:r w:rsidRPr="00597EA0">
              <w:rPr>
                <w:b w:val="0"/>
              </w:rPr>
              <w:t>Desmet</w:t>
            </w:r>
            <w:proofErr w:type="spellEnd"/>
            <w:r w:rsidRPr="00597EA0">
              <w:rPr>
                <w:b w:val="0"/>
              </w:rPr>
              <w:t xml:space="preserve">, Veronica </w:t>
            </w:r>
            <w:proofErr w:type="spellStart"/>
            <w:r w:rsidRPr="00597EA0">
              <w:rPr>
                <w:b w:val="0"/>
              </w:rPr>
              <w:t>Dorgali</w:t>
            </w:r>
            <w:proofErr w:type="spellEnd"/>
            <w:r w:rsidRPr="00597EA0">
              <w:rPr>
                <w:b w:val="0"/>
              </w:rPr>
              <w:t xml:space="preserve">, </w:t>
            </w:r>
            <w:proofErr w:type="spellStart"/>
            <w:r w:rsidRPr="00597EA0">
              <w:rPr>
                <w:b w:val="0"/>
              </w:rPr>
              <w:t>Niel</w:t>
            </w:r>
            <w:proofErr w:type="spellEnd"/>
            <w:r w:rsidRPr="00597EA0">
              <w:rPr>
                <w:b w:val="0"/>
              </w:rPr>
              <w:t xml:space="preserve"> Hens, and Philippe </w:t>
            </w:r>
            <w:proofErr w:type="spellStart"/>
            <w:r w:rsidRPr="00597EA0">
              <w:rPr>
                <w:b w:val="0"/>
              </w:rPr>
              <w:t>Beutels</w:t>
            </w:r>
            <w:proofErr w:type="spellEnd"/>
            <w:r w:rsidRPr="00597EA0">
              <w:rPr>
                <w:b w:val="0"/>
              </w:rPr>
              <w:t xml:space="preserve">. </w:t>
            </w:r>
            <w:r w:rsidR="005139FC" w:rsidRPr="00597EA0">
              <w:rPr>
                <w:b w:val="0"/>
              </w:rPr>
              <w:t xml:space="preserve">2014. Kicking against the pricks: vaccine sceptics have a different social orientation. </w:t>
            </w:r>
            <w:r w:rsidR="005139FC" w:rsidRPr="00597EA0">
              <w:rPr>
                <w:b w:val="0"/>
                <w:i/>
              </w:rPr>
              <w:t>European Journal of Public Health.</w:t>
            </w:r>
            <w:r w:rsidR="005139FC" w:rsidRPr="00597EA0">
              <w:rPr>
                <w:b w:val="0"/>
              </w:rPr>
              <w:t xml:space="preserve"> 24, 2 (Apr. 2014), 310–314. </w:t>
            </w:r>
            <w:r w:rsidRPr="00597EA0">
              <w:rPr>
                <w:b w:val="0"/>
              </w:rPr>
              <w:t>DOI: 10.1093/</w:t>
            </w:r>
            <w:proofErr w:type="spellStart"/>
            <w:r w:rsidRPr="00597EA0">
              <w:rPr>
                <w:b w:val="0"/>
              </w:rPr>
              <w:t>eurpub</w:t>
            </w:r>
            <w:proofErr w:type="spellEnd"/>
            <w:r w:rsidRPr="00597EA0">
              <w:rPr>
                <w:b w:val="0"/>
              </w:rPr>
              <w:t>/ckt080.</w:t>
            </w:r>
          </w:p>
        </w:tc>
      </w:tr>
      <w:tr w:rsidR="005139FC" w:rsidRPr="00597EA0" w14:paraId="519F3B12" w14:textId="77777777" w:rsidTr="006F5306">
        <w:tc>
          <w:tcPr>
            <w:tcW w:w="562" w:type="dxa"/>
          </w:tcPr>
          <w:p w14:paraId="05590B95" w14:textId="136A7777" w:rsidR="005139FC" w:rsidRPr="00597EA0" w:rsidRDefault="005139FC" w:rsidP="00997ED7">
            <w:pPr>
              <w:pStyle w:val="Head1"/>
              <w:rPr>
                <w:b w:val="0"/>
              </w:rPr>
            </w:pPr>
            <w:r w:rsidRPr="00597EA0">
              <w:rPr>
                <w:b w:val="0"/>
              </w:rPr>
              <w:t>[18]</w:t>
            </w:r>
          </w:p>
        </w:tc>
        <w:tc>
          <w:tcPr>
            <w:tcW w:w="4228" w:type="dxa"/>
          </w:tcPr>
          <w:p w14:paraId="441E1883" w14:textId="6A76EEB6" w:rsidR="005139FC" w:rsidRPr="00597EA0" w:rsidRDefault="00423E5D">
            <w:pPr>
              <w:pStyle w:val="Head1"/>
              <w:rPr>
                <w:b w:val="0"/>
              </w:rPr>
            </w:pPr>
            <w:r w:rsidRPr="00597EA0">
              <w:rPr>
                <w:b w:val="0"/>
              </w:rPr>
              <w:t xml:space="preserve">Caroline Meyer </w:t>
            </w:r>
            <w:r w:rsidR="005139FC" w:rsidRPr="00597EA0">
              <w:rPr>
                <w:b w:val="0"/>
              </w:rPr>
              <w:t xml:space="preserve">and </w:t>
            </w:r>
            <w:r w:rsidRPr="00597EA0">
              <w:rPr>
                <w:b w:val="0"/>
              </w:rPr>
              <w:t xml:space="preserve">Sabine </w:t>
            </w:r>
            <w:r w:rsidR="005139FC" w:rsidRPr="00597EA0">
              <w:rPr>
                <w:b w:val="0"/>
              </w:rPr>
              <w:t xml:space="preserve">Reiter, S. 2004. Vaccine opponents and sceptics. History, background, arguments, interaction. </w:t>
            </w:r>
            <w:proofErr w:type="spellStart"/>
            <w:r w:rsidR="005139FC" w:rsidRPr="00597EA0">
              <w:rPr>
                <w:b w:val="0"/>
                <w:i/>
              </w:rPr>
              <w:t>Bundesgesundheitsblatt</w:t>
            </w:r>
            <w:proofErr w:type="spellEnd"/>
            <w:r w:rsidR="005139FC" w:rsidRPr="00597EA0">
              <w:rPr>
                <w:b w:val="0"/>
                <w:i/>
              </w:rPr>
              <w:t xml:space="preserve">, </w:t>
            </w:r>
            <w:proofErr w:type="spellStart"/>
            <w:r w:rsidR="005139FC" w:rsidRPr="00597EA0">
              <w:rPr>
                <w:b w:val="0"/>
                <w:i/>
              </w:rPr>
              <w:t>Gesundheitsforschung</w:t>
            </w:r>
            <w:proofErr w:type="spellEnd"/>
            <w:r w:rsidR="005139FC" w:rsidRPr="00597EA0">
              <w:rPr>
                <w:b w:val="0"/>
                <w:i/>
              </w:rPr>
              <w:t xml:space="preserve">, </w:t>
            </w:r>
            <w:proofErr w:type="spellStart"/>
            <w:r w:rsidR="005139FC" w:rsidRPr="00597EA0">
              <w:rPr>
                <w:b w:val="0"/>
                <w:i/>
              </w:rPr>
              <w:t>Gesundheitsschutz</w:t>
            </w:r>
            <w:proofErr w:type="spellEnd"/>
            <w:r w:rsidR="005139FC" w:rsidRPr="00597EA0">
              <w:rPr>
                <w:b w:val="0"/>
                <w:i/>
              </w:rPr>
              <w:t>.</w:t>
            </w:r>
            <w:r w:rsidR="005139FC" w:rsidRPr="00597EA0">
              <w:rPr>
                <w:b w:val="0"/>
              </w:rPr>
              <w:t xml:space="preserve"> 47, 12 (Dec. 2004), 1182–1188. </w:t>
            </w:r>
            <w:r w:rsidRPr="00597EA0">
              <w:rPr>
                <w:b w:val="0"/>
              </w:rPr>
              <w:t>DOI: 10.1007/s00103-004-0953-x.</w:t>
            </w:r>
          </w:p>
        </w:tc>
      </w:tr>
      <w:tr w:rsidR="005139FC" w:rsidRPr="00597EA0" w14:paraId="2A89216F" w14:textId="77777777" w:rsidTr="006F5306">
        <w:tc>
          <w:tcPr>
            <w:tcW w:w="562" w:type="dxa"/>
          </w:tcPr>
          <w:p w14:paraId="64AA0771" w14:textId="1F54C341" w:rsidR="005139FC" w:rsidRPr="00597EA0" w:rsidRDefault="005139FC" w:rsidP="00997ED7">
            <w:pPr>
              <w:pStyle w:val="Head1"/>
              <w:rPr>
                <w:b w:val="0"/>
              </w:rPr>
            </w:pPr>
            <w:r w:rsidRPr="00597EA0">
              <w:rPr>
                <w:b w:val="0"/>
              </w:rPr>
              <w:t>[19]</w:t>
            </w:r>
          </w:p>
        </w:tc>
        <w:tc>
          <w:tcPr>
            <w:tcW w:w="4228" w:type="dxa"/>
          </w:tcPr>
          <w:p w14:paraId="69EC5516" w14:textId="1F8ED6EE" w:rsidR="005139FC" w:rsidRPr="00597EA0" w:rsidRDefault="00423E5D" w:rsidP="00997ED7">
            <w:pPr>
              <w:pStyle w:val="Head1"/>
              <w:rPr>
                <w:b w:val="0"/>
              </w:rPr>
            </w:pPr>
            <w:r w:rsidRPr="00597EA0">
              <w:rPr>
                <w:b w:val="0"/>
              </w:rPr>
              <w:t xml:space="preserve">Christina Michael. </w:t>
            </w:r>
            <w:r w:rsidR="005139FC" w:rsidRPr="00597EA0">
              <w:rPr>
                <w:b w:val="0"/>
              </w:rPr>
              <w:t xml:space="preserve">2013. </w:t>
            </w:r>
            <w:r w:rsidR="005139FC" w:rsidRPr="00597EA0">
              <w:rPr>
                <w:b w:val="0"/>
                <w:i/>
              </w:rPr>
              <w:t xml:space="preserve">Sentiment </w:t>
            </w:r>
            <w:r w:rsidRPr="00597EA0">
              <w:rPr>
                <w:b w:val="0"/>
                <w:i/>
              </w:rPr>
              <w:t>A</w:t>
            </w:r>
            <w:r w:rsidR="005139FC" w:rsidRPr="00597EA0">
              <w:rPr>
                <w:b w:val="0"/>
                <w:i/>
              </w:rPr>
              <w:t xml:space="preserve">nalysis for </w:t>
            </w:r>
            <w:r w:rsidRPr="00597EA0">
              <w:rPr>
                <w:b w:val="0"/>
                <w:i/>
              </w:rPr>
              <w:t>D</w:t>
            </w:r>
            <w:r w:rsidR="005139FC" w:rsidRPr="00597EA0">
              <w:rPr>
                <w:b w:val="0"/>
                <w:i/>
              </w:rPr>
              <w:t>ebates</w:t>
            </w:r>
            <w:r w:rsidR="005139FC" w:rsidRPr="00597EA0">
              <w:rPr>
                <w:b w:val="0"/>
              </w:rPr>
              <w:t xml:space="preserve">. </w:t>
            </w:r>
            <w:r w:rsidRPr="00597EA0">
              <w:rPr>
                <w:b w:val="0"/>
              </w:rPr>
              <w:t>Master</w:t>
            </w:r>
            <w:r w:rsidR="00C37593" w:rsidRPr="00597EA0">
              <w:rPr>
                <w:b w:val="0"/>
              </w:rPr>
              <w:t>’s Thesis</w:t>
            </w:r>
            <w:r w:rsidR="005139FC" w:rsidRPr="00597EA0">
              <w:rPr>
                <w:b w:val="0"/>
              </w:rPr>
              <w:t xml:space="preserve">. </w:t>
            </w:r>
            <w:r w:rsidR="00C37593" w:rsidRPr="00597EA0">
              <w:rPr>
                <w:b w:val="0"/>
              </w:rPr>
              <w:t>Imperial College London, London UK</w:t>
            </w:r>
            <w:r w:rsidR="005139FC" w:rsidRPr="00597EA0">
              <w:rPr>
                <w:b w:val="0"/>
              </w:rPr>
              <w:t>.</w:t>
            </w:r>
          </w:p>
        </w:tc>
      </w:tr>
      <w:tr w:rsidR="005139FC" w:rsidRPr="00597EA0" w14:paraId="6892FDBD" w14:textId="77777777" w:rsidTr="006F5306">
        <w:tc>
          <w:tcPr>
            <w:tcW w:w="562" w:type="dxa"/>
          </w:tcPr>
          <w:p w14:paraId="69D45D23" w14:textId="7580BDFC" w:rsidR="005139FC" w:rsidRPr="00597EA0" w:rsidRDefault="005139FC" w:rsidP="00997ED7">
            <w:pPr>
              <w:pStyle w:val="Head1"/>
              <w:rPr>
                <w:b w:val="0"/>
              </w:rPr>
            </w:pPr>
            <w:r w:rsidRPr="00597EA0">
              <w:rPr>
                <w:b w:val="0"/>
              </w:rPr>
              <w:t>[20]</w:t>
            </w:r>
          </w:p>
        </w:tc>
        <w:tc>
          <w:tcPr>
            <w:tcW w:w="4228" w:type="dxa"/>
          </w:tcPr>
          <w:p w14:paraId="1306024D" w14:textId="318779F1" w:rsidR="005139FC" w:rsidRPr="00597EA0" w:rsidRDefault="00C37593">
            <w:pPr>
              <w:pStyle w:val="Head1"/>
              <w:rPr>
                <w:b w:val="0"/>
                <w:i/>
              </w:rPr>
            </w:pPr>
            <w:proofErr w:type="spellStart"/>
            <w:r w:rsidRPr="00597EA0">
              <w:rPr>
                <w:b w:val="0"/>
              </w:rPr>
              <w:t>Tanushree</w:t>
            </w:r>
            <w:proofErr w:type="spellEnd"/>
            <w:r w:rsidRPr="00597EA0">
              <w:rPr>
                <w:b w:val="0"/>
              </w:rPr>
              <w:t xml:space="preserve"> </w:t>
            </w:r>
            <w:proofErr w:type="spellStart"/>
            <w:r w:rsidRPr="00597EA0">
              <w:rPr>
                <w:b w:val="0"/>
              </w:rPr>
              <w:t>Mitra</w:t>
            </w:r>
            <w:proofErr w:type="spellEnd"/>
            <w:r w:rsidRPr="00597EA0">
              <w:rPr>
                <w:b w:val="0"/>
              </w:rPr>
              <w:t>, Scott Counts, and James W. Pennebaker</w:t>
            </w:r>
            <w:r w:rsidR="005139FC" w:rsidRPr="00597EA0">
              <w:rPr>
                <w:b w:val="0"/>
              </w:rPr>
              <w:t xml:space="preserve">. 2016. Understanding anti-vaccination attitudes in social media. </w:t>
            </w:r>
            <w:r w:rsidR="00CE0629" w:rsidRPr="00597EA0">
              <w:rPr>
                <w:b w:val="0"/>
              </w:rPr>
              <w:t xml:space="preserve">In </w:t>
            </w:r>
            <w:r w:rsidR="00CE0629" w:rsidRPr="00597EA0">
              <w:rPr>
                <w:b w:val="0"/>
                <w:i/>
              </w:rPr>
              <w:t xml:space="preserve">Proceedings of the Tenth International AAAI Conference on Web and Social Media. </w:t>
            </w:r>
            <w:r w:rsidR="00CE0629" w:rsidRPr="00597EA0">
              <w:rPr>
                <w:b w:val="0"/>
              </w:rPr>
              <w:t>AAAI Press, Cologne, Germany, 2</w:t>
            </w:r>
            <w:r w:rsidR="005139FC" w:rsidRPr="00597EA0">
              <w:rPr>
                <w:b w:val="0"/>
              </w:rPr>
              <w:t>69–278.</w:t>
            </w:r>
          </w:p>
        </w:tc>
      </w:tr>
      <w:tr w:rsidR="005139FC" w:rsidRPr="00597EA0" w14:paraId="1F3139E2" w14:textId="77777777" w:rsidTr="006F5306">
        <w:tc>
          <w:tcPr>
            <w:tcW w:w="562" w:type="dxa"/>
          </w:tcPr>
          <w:p w14:paraId="6A1D3D95" w14:textId="46F48E19" w:rsidR="005139FC" w:rsidRPr="00597EA0" w:rsidRDefault="005139FC" w:rsidP="00997ED7">
            <w:pPr>
              <w:pStyle w:val="Head1"/>
              <w:rPr>
                <w:b w:val="0"/>
              </w:rPr>
            </w:pPr>
            <w:r w:rsidRPr="00597EA0">
              <w:rPr>
                <w:b w:val="0"/>
              </w:rPr>
              <w:t>[21]</w:t>
            </w:r>
          </w:p>
        </w:tc>
        <w:tc>
          <w:tcPr>
            <w:tcW w:w="4228" w:type="dxa"/>
          </w:tcPr>
          <w:p w14:paraId="7ED07BFB" w14:textId="45D7FDBB" w:rsidR="005139FC" w:rsidRPr="00597EA0" w:rsidRDefault="00CE0629">
            <w:pPr>
              <w:pStyle w:val="Head1"/>
              <w:rPr>
                <w:b w:val="0"/>
              </w:rPr>
            </w:pPr>
            <w:r w:rsidRPr="00597EA0">
              <w:rPr>
                <w:b w:val="0"/>
              </w:rPr>
              <w:t>Saad B. Omer, Daniel A. Salmon, Walter A. Orenstein, M. Patricia Dehart, and Neal Halsey.</w:t>
            </w:r>
            <w:r w:rsidR="005139FC" w:rsidRPr="00597EA0">
              <w:rPr>
                <w:b w:val="0"/>
              </w:rPr>
              <w:t xml:space="preserve"> 2009. Vaccine refusal, mandatory immunization, and the risks of vaccine-preventable diseases. </w:t>
            </w:r>
            <w:r w:rsidR="005139FC" w:rsidRPr="00597EA0">
              <w:rPr>
                <w:b w:val="0"/>
                <w:i/>
              </w:rPr>
              <w:t>New England Journal of Medicine.</w:t>
            </w:r>
            <w:r w:rsidR="005139FC" w:rsidRPr="00597EA0">
              <w:rPr>
                <w:b w:val="0"/>
              </w:rPr>
              <w:t xml:space="preserve"> 360, 19 (May 2009), 1981–1988. </w:t>
            </w:r>
            <w:r w:rsidRPr="00597EA0">
              <w:rPr>
                <w:b w:val="0"/>
              </w:rPr>
              <w:t xml:space="preserve"> DOI: 10.1056/NEJMsa0806477.</w:t>
            </w:r>
          </w:p>
        </w:tc>
      </w:tr>
      <w:tr w:rsidR="005139FC" w:rsidRPr="00597EA0" w14:paraId="69190FFD" w14:textId="77777777" w:rsidTr="006F5306">
        <w:tc>
          <w:tcPr>
            <w:tcW w:w="562" w:type="dxa"/>
          </w:tcPr>
          <w:p w14:paraId="10870F20" w14:textId="1D5E715D" w:rsidR="005139FC" w:rsidRPr="00597EA0" w:rsidRDefault="005139FC" w:rsidP="00997ED7">
            <w:pPr>
              <w:pStyle w:val="Head1"/>
              <w:rPr>
                <w:b w:val="0"/>
              </w:rPr>
            </w:pPr>
            <w:r w:rsidRPr="00597EA0">
              <w:rPr>
                <w:b w:val="0"/>
              </w:rPr>
              <w:t>[22]</w:t>
            </w:r>
          </w:p>
        </w:tc>
        <w:tc>
          <w:tcPr>
            <w:tcW w:w="4228" w:type="dxa"/>
          </w:tcPr>
          <w:p w14:paraId="285BE97C" w14:textId="0D8D907D" w:rsidR="005139FC" w:rsidRPr="00597EA0" w:rsidRDefault="00CE0629">
            <w:pPr>
              <w:pStyle w:val="Head1"/>
              <w:rPr>
                <w:b w:val="0"/>
              </w:rPr>
            </w:pPr>
            <w:r w:rsidRPr="00597EA0">
              <w:rPr>
                <w:b w:val="0"/>
              </w:rPr>
              <w:t xml:space="preserve">Gregory A. Poland and Robert M. Jacobson. </w:t>
            </w:r>
            <w:r w:rsidR="005139FC" w:rsidRPr="00597EA0">
              <w:rPr>
                <w:b w:val="0"/>
              </w:rPr>
              <w:t xml:space="preserve">2011. The age-old struggle against the </w:t>
            </w:r>
            <w:proofErr w:type="spellStart"/>
            <w:r w:rsidR="005139FC" w:rsidRPr="00597EA0">
              <w:rPr>
                <w:b w:val="0"/>
              </w:rPr>
              <w:t>antivaccinationists</w:t>
            </w:r>
            <w:proofErr w:type="spellEnd"/>
            <w:r w:rsidR="005139FC" w:rsidRPr="00597EA0">
              <w:rPr>
                <w:b w:val="0"/>
              </w:rPr>
              <w:t xml:space="preserve">. </w:t>
            </w:r>
            <w:r w:rsidR="005139FC" w:rsidRPr="00597EA0">
              <w:rPr>
                <w:b w:val="0"/>
                <w:i/>
              </w:rPr>
              <w:t>New England Journal of Medicine.</w:t>
            </w:r>
            <w:r w:rsidR="005139FC" w:rsidRPr="00597EA0">
              <w:rPr>
                <w:b w:val="0"/>
              </w:rPr>
              <w:t xml:space="preserve"> 364, 2 (Jan. 2011), 97–99. </w:t>
            </w:r>
            <w:r w:rsidRPr="00597EA0">
              <w:rPr>
                <w:b w:val="0"/>
              </w:rPr>
              <w:t>DOI: 10.1056/NEJMp1010594.</w:t>
            </w:r>
          </w:p>
        </w:tc>
      </w:tr>
      <w:tr w:rsidR="005139FC" w:rsidRPr="00597EA0" w14:paraId="57CCAC7D" w14:textId="77777777" w:rsidTr="006F5306">
        <w:tc>
          <w:tcPr>
            <w:tcW w:w="562" w:type="dxa"/>
          </w:tcPr>
          <w:p w14:paraId="018743DE" w14:textId="23F7788F" w:rsidR="005139FC" w:rsidRPr="00597EA0" w:rsidRDefault="005139FC" w:rsidP="00997ED7">
            <w:pPr>
              <w:pStyle w:val="Head1"/>
              <w:rPr>
                <w:b w:val="0"/>
              </w:rPr>
            </w:pPr>
            <w:r w:rsidRPr="00597EA0">
              <w:rPr>
                <w:b w:val="0"/>
              </w:rPr>
              <w:t>[23]</w:t>
            </w:r>
          </w:p>
        </w:tc>
        <w:tc>
          <w:tcPr>
            <w:tcW w:w="4228" w:type="dxa"/>
          </w:tcPr>
          <w:p w14:paraId="3D433ECA" w14:textId="1358F790" w:rsidR="005139FC" w:rsidRPr="00597EA0" w:rsidRDefault="00CE0629">
            <w:pPr>
              <w:pStyle w:val="Head1"/>
              <w:rPr>
                <w:b w:val="0"/>
              </w:rPr>
            </w:pPr>
            <w:r w:rsidRPr="00597EA0">
              <w:rPr>
                <w:b w:val="0"/>
              </w:rPr>
              <w:t xml:space="preserve">Federico Alberto </w:t>
            </w:r>
            <w:proofErr w:type="spellStart"/>
            <w:r w:rsidRPr="00597EA0">
              <w:rPr>
                <w:b w:val="0"/>
              </w:rPr>
              <w:t>Pozzi</w:t>
            </w:r>
            <w:proofErr w:type="spellEnd"/>
            <w:r w:rsidRPr="00597EA0">
              <w:rPr>
                <w:b w:val="0"/>
              </w:rPr>
              <w:t xml:space="preserve">, Elisabetta </w:t>
            </w:r>
            <w:proofErr w:type="spellStart"/>
            <w:r w:rsidRPr="00597EA0">
              <w:rPr>
                <w:b w:val="0"/>
              </w:rPr>
              <w:t>Fersini</w:t>
            </w:r>
            <w:proofErr w:type="spellEnd"/>
            <w:r w:rsidRPr="00597EA0">
              <w:rPr>
                <w:b w:val="0"/>
              </w:rPr>
              <w:t xml:space="preserve">, </w:t>
            </w:r>
            <w:proofErr w:type="spellStart"/>
            <w:r w:rsidRPr="00597EA0">
              <w:rPr>
                <w:b w:val="0"/>
              </w:rPr>
              <w:t>Enza</w:t>
            </w:r>
            <w:proofErr w:type="spellEnd"/>
            <w:r w:rsidRPr="00597EA0">
              <w:rPr>
                <w:b w:val="0"/>
              </w:rPr>
              <w:t xml:space="preserve"> Messina, and Bing Liu (Eds.). </w:t>
            </w:r>
            <w:r w:rsidR="005139FC" w:rsidRPr="00597EA0">
              <w:rPr>
                <w:b w:val="0"/>
              </w:rPr>
              <w:t xml:space="preserve">2016. </w:t>
            </w:r>
            <w:r w:rsidR="005139FC" w:rsidRPr="00597EA0">
              <w:rPr>
                <w:b w:val="0"/>
                <w:i/>
              </w:rPr>
              <w:t xml:space="preserve">Sentiment </w:t>
            </w:r>
            <w:r w:rsidRPr="00597EA0">
              <w:rPr>
                <w:b w:val="0"/>
                <w:i/>
              </w:rPr>
              <w:t>A</w:t>
            </w:r>
            <w:r w:rsidR="005139FC" w:rsidRPr="00597EA0">
              <w:rPr>
                <w:b w:val="0"/>
                <w:i/>
              </w:rPr>
              <w:t xml:space="preserve">nalysis in </w:t>
            </w:r>
            <w:r w:rsidRPr="00597EA0">
              <w:rPr>
                <w:b w:val="0"/>
                <w:i/>
              </w:rPr>
              <w:t>S</w:t>
            </w:r>
            <w:r w:rsidR="005139FC" w:rsidRPr="00597EA0">
              <w:rPr>
                <w:b w:val="0"/>
                <w:i/>
              </w:rPr>
              <w:t xml:space="preserve">ocial </w:t>
            </w:r>
            <w:r w:rsidRPr="00597EA0">
              <w:rPr>
                <w:b w:val="0"/>
                <w:i/>
              </w:rPr>
              <w:t>N</w:t>
            </w:r>
            <w:r w:rsidR="005139FC" w:rsidRPr="00597EA0">
              <w:rPr>
                <w:b w:val="0"/>
                <w:i/>
              </w:rPr>
              <w:t>etworks</w:t>
            </w:r>
            <w:r w:rsidR="005139FC" w:rsidRPr="00597EA0">
              <w:rPr>
                <w:b w:val="0"/>
              </w:rPr>
              <w:t>. Morgan Kaufmann</w:t>
            </w:r>
            <w:r w:rsidR="0050599F" w:rsidRPr="00597EA0">
              <w:rPr>
                <w:b w:val="0"/>
              </w:rPr>
              <w:t>, New York, NY</w:t>
            </w:r>
            <w:r w:rsidR="005139FC" w:rsidRPr="00597EA0">
              <w:rPr>
                <w:b w:val="0"/>
              </w:rPr>
              <w:t>.</w:t>
            </w:r>
            <w:r w:rsidR="0050599F" w:rsidRPr="00597EA0">
              <w:rPr>
                <w:b w:val="0"/>
              </w:rPr>
              <w:t xml:space="preserve"> DOI: 9780128044124.</w:t>
            </w:r>
          </w:p>
        </w:tc>
      </w:tr>
      <w:tr w:rsidR="005139FC" w:rsidRPr="00597EA0" w14:paraId="703BAAA7" w14:textId="77777777" w:rsidTr="006F5306">
        <w:tc>
          <w:tcPr>
            <w:tcW w:w="562" w:type="dxa"/>
          </w:tcPr>
          <w:p w14:paraId="62022C4C" w14:textId="5C28CB73" w:rsidR="005139FC" w:rsidRPr="00597EA0" w:rsidRDefault="005139FC" w:rsidP="00997ED7">
            <w:pPr>
              <w:pStyle w:val="Head1"/>
              <w:rPr>
                <w:b w:val="0"/>
              </w:rPr>
            </w:pPr>
            <w:r w:rsidRPr="00597EA0">
              <w:rPr>
                <w:b w:val="0"/>
              </w:rPr>
              <w:t>[24]</w:t>
            </w:r>
          </w:p>
        </w:tc>
        <w:tc>
          <w:tcPr>
            <w:tcW w:w="4228" w:type="dxa"/>
          </w:tcPr>
          <w:p w14:paraId="086A473D" w14:textId="4201FB63" w:rsidR="005139FC" w:rsidRPr="00597EA0" w:rsidRDefault="00B95724">
            <w:pPr>
              <w:pStyle w:val="Head1"/>
              <w:rPr>
                <w:b w:val="0"/>
              </w:rPr>
            </w:pPr>
            <w:r w:rsidRPr="00597EA0">
              <w:rPr>
                <w:b w:val="0"/>
              </w:rPr>
              <w:t xml:space="preserve">Jacek </w:t>
            </w:r>
            <w:proofErr w:type="spellStart"/>
            <w:r w:rsidRPr="00597EA0">
              <w:rPr>
                <w:b w:val="0"/>
              </w:rPr>
              <w:t>Radzikowski</w:t>
            </w:r>
            <w:proofErr w:type="spellEnd"/>
            <w:r w:rsidRPr="00597EA0">
              <w:rPr>
                <w:b w:val="0"/>
              </w:rPr>
              <w:t xml:space="preserve">, Anthony </w:t>
            </w:r>
            <w:proofErr w:type="spellStart"/>
            <w:r w:rsidRPr="00597EA0">
              <w:rPr>
                <w:b w:val="0"/>
              </w:rPr>
              <w:t>Stefanidis</w:t>
            </w:r>
            <w:proofErr w:type="spellEnd"/>
            <w:r w:rsidRPr="00597EA0">
              <w:rPr>
                <w:b w:val="0"/>
              </w:rPr>
              <w:t xml:space="preserve">, Kathryn H. Jacobsen, </w:t>
            </w:r>
            <w:proofErr w:type="spellStart"/>
            <w:r w:rsidRPr="00597EA0">
              <w:rPr>
                <w:b w:val="0"/>
              </w:rPr>
              <w:t>Arie</w:t>
            </w:r>
            <w:proofErr w:type="spellEnd"/>
            <w:r w:rsidRPr="00597EA0">
              <w:rPr>
                <w:b w:val="0"/>
              </w:rPr>
              <w:t xml:space="preserve"> </w:t>
            </w:r>
            <w:proofErr w:type="spellStart"/>
            <w:r w:rsidRPr="00597EA0">
              <w:rPr>
                <w:b w:val="0"/>
              </w:rPr>
              <w:t>Croitoru</w:t>
            </w:r>
            <w:proofErr w:type="spellEnd"/>
            <w:r w:rsidRPr="00597EA0">
              <w:rPr>
                <w:b w:val="0"/>
              </w:rPr>
              <w:t xml:space="preserve">, Andrew Crooks, and Paul L. Delamater. </w:t>
            </w:r>
            <w:r w:rsidR="005139FC" w:rsidRPr="00597EA0">
              <w:rPr>
                <w:b w:val="0"/>
              </w:rPr>
              <w:t xml:space="preserve">2016. The measles vaccination narrative in Twitter: </w:t>
            </w:r>
            <w:r w:rsidRPr="00597EA0">
              <w:rPr>
                <w:b w:val="0"/>
              </w:rPr>
              <w:t>A</w:t>
            </w:r>
            <w:r w:rsidR="005139FC" w:rsidRPr="00597EA0">
              <w:rPr>
                <w:b w:val="0"/>
              </w:rPr>
              <w:t xml:space="preserve"> quantitative analysis. </w:t>
            </w:r>
            <w:r w:rsidR="005139FC" w:rsidRPr="00597EA0">
              <w:rPr>
                <w:b w:val="0"/>
                <w:i/>
              </w:rPr>
              <w:t xml:space="preserve">JMIR </w:t>
            </w:r>
            <w:r w:rsidRPr="00597EA0">
              <w:rPr>
                <w:b w:val="0"/>
                <w:i/>
              </w:rPr>
              <w:t>P</w:t>
            </w:r>
            <w:r w:rsidR="005139FC" w:rsidRPr="00597EA0">
              <w:rPr>
                <w:b w:val="0"/>
                <w:i/>
              </w:rPr>
              <w:t xml:space="preserve">ublic </w:t>
            </w:r>
            <w:r w:rsidRPr="00597EA0">
              <w:rPr>
                <w:b w:val="0"/>
                <w:i/>
              </w:rPr>
              <w:t>H</w:t>
            </w:r>
            <w:r w:rsidR="005139FC" w:rsidRPr="00597EA0">
              <w:rPr>
                <w:b w:val="0"/>
                <w:i/>
              </w:rPr>
              <w:t xml:space="preserve">ealth and </w:t>
            </w:r>
            <w:r w:rsidRPr="00597EA0">
              <w:rPr>
                <w:b w:val="0"/>
                <w:i/>
              </w:rPr>
              <w:t>S</w:t>
            </w:r>
            <w:r w:rsidR="005139FC" w:rsidRPr="00597EA0">
              <w:rPr>
                <w:b w:val="0"/>
                <w:i/>
              </w:rPr>
              <w:t>urveillance.</w:t>
            </w:r>
            <w:r w:rsidR="005139FC" w:rsidRPr="00597EA0">
              <w:rPr>
                <w:b w:val="0"/>
              </w:rPr>
              <w:t xml:space="preserve"> 2, 1 (</w:t>
            </w:r>
            <w:r w:rsidRPr="00597EA0">
              <w:rPr>
                <w:b w:val="0"/>
              </w:rPr>
              <w:t xml:space="preserve">Jan. </w:t>
            </w:r>
            <w:r w:rsidR="005139FC" w:rsidRPr="00597EA0">
              <w:rPr>
                <w:b w:val="0"/>
              </w:rPr>
              <w:t>2016)</w:t>
            </w:r>
            <w:r w:rsidRPr="00597EA0">
              <w:rPr>
                <w:b w:val="0"/>
              </w:rPr>
              <w:t>, e1</w:t>
            </w:r>
            <w:r w:rsidR="005139FC" w:rsidRPr="00597EA0">
              <w:rPr>
                <w:b w:val="0"/>
              </w:rPr>
              <w:t>.</w:t>
            </w:r>
            <w:r w:rsidRPr="00597EA0">
              <w:rPr>
                <w:b w:val="0"/>
              </w:rPr>
              <w:t xml:space="preserve"> DOI: 10.2196/publichealth.5059.</w:t>
            </w:r>
          </w:p>
        </w:tc>
      </w:tr>
      <w:tr w:rsidR="005139FC" w:rsidRPr="00597EA0" w14:paraId="2FA8265A" w14:textId="77777777" w:rsidTr="006F5306">
        <w:tc>
          <w:tcPr>
            <w:tcW w:w="562" w:type="dxa"/>
          </w:tcPr>
          <w:p w14:paraId="3C0EAB0D" w14:textId="6432717B" w:rsidR="005139FC" w:rsidRPr="00597EA0" w:rsidRDefault="005139FC" w:rsidP="00997ED7">
            <w:pPr>
              <w:pStyle w:val="Head1"/>
              <w:rPr>
                <w:b w:val="0"/>
              </w:rPr>
            </w:pPr>
            <w:r w:rsidRPr="00597EA0">
              <w:rPr>
                <w:b w:val="0"/>
              </w:rPr>
              <w:t>[25]</w:t>
            </w:r>
          </w:p>
        </w:tc>
        <w:tc>
          <w:tcPr>
            <w:tcW w:w="4228" w:type="dxa"/>
          </w:tcPr>
          <w:p w14:paraId="19C4D83C" w14:textId="15790DA8" w:rsidR="005139FC" w:rsidRPr="00597EA0" w:rsidRDefault="00077EF6">
            <w:pPr>
              <w:pStyle w:val="Head1"/>
              <w:rPr>
                <w:b w:val="0"/>
              </w:rPr>
            </w:pPr>
            <w:r w:rsidRPr="00597EA0">
              <w:rPr>
                <w:b w:val="0"/>
              </w:rPr>
              <w:t xml:space="preserve">Valerie F. </w:t>
            </w:r>
            <w:r w:rsidR="005139FC" w:rsidRPr="00597EA0">
              <w:rPr>
                <w:b w:val="0"/>
              </w:rPr>
              <w:t>Reyna. 2012. Risk perception and communication in vaccination decisions: A fuzzy-</w:t>
            </w:r>
            <w:r w:rsidR="005139FC" w:rsidRPr="00597EA0">
              <w:rPr>
                <w:b w:val="0"/>
              </w:rPr>
              <w:lastRenderedPageBreak/>
              <w:t xml:space="preserve">trace theory approach. </w:t>
            </w:r>
            <w:r w:rsidR="005139FC" w:rsidRPr="00597EA0">
              <w:rPr>
                <w:b w:val="0"/>
                <w:i/>
              </w:rPr>
              <w:t>Vaccine.</w:t>
            </w:r>
            <w:r w:rsidR="005139FC" w:rsidRPr="00597EA0">
              <w:rPr>
                <w:b w:val="0"/>
              </w:rPr>
              <w:t xml:space="preserve"> 30, 25 (May 2012), 3790–3797. </w:t>
            </w:r>
            <w:r w:rsidRPr="00597EA0">
              <w:rPr>
                <w:b w:val="0"/>
              </w:rPr>
              <w:t>DOI: 10.1016/j.vaccine.2011.11.070</w:t>
            </w:r>
          </w:p>
        </w:tc>
      </w:tr>
      <w:tr w:rsidR="005139FC" w:rsidRPr="00597EA0" w14:paraId="70C6820F" w14:textId="77777777" w:rsidTr="006F5306">
        <w:tc>
          <w:tcPr>
            <w:tcW w:w="562" w:type="dxa"/>
          </w:tcPr>
          <w:p w14:paraId="60D41925" w14:textId="54830CD7" w:rsidR="005139FC" w:rsidRPr="00597EA0" w:rsidRDefault="005139FC" w:rsidP="00997ED7">
            <w:pPr>
              <w:pStyle w:val="Head1"/>
              <w:rPr>
                <w:b w:val="0"/>
              </w:rPr>
            </w:pPr>
            <w:r w:rsidRPr="00597EA0">
              <w:rPr>
                <w:b w:val="0"/>
              </w:rPr>
              <w:lastRenderedPageBreak/>
              <w:t>[26]</w:t>
            </w:r>
          </w:p>
        </w:tc>
        <w:tc>
          <w:tcPr>
            <w:tcW w:w="4228" w:type="dxa"/>
          </w:tcPr>
          <w:p w14:paraId="43D58119" w14:textId="5B2D0E51" w:rsidR="005139FC" w:rsidRPr="00597EA0" w:rsidRDefault="00077EF6">
            <w:pPr>
              <w:pStyle w:val="Head1"/>
              <w:rPr>
                <w:b w:val="0"/>
              </w:rPr>
            </w:pPr>
            <w:r w:rsidRPr="00597EA0">
              <w:rPr>
                <w:b w:val="0"/>
              </w:rPr>
              <w:t xml:space="preserve">Paul </w:t>
            </w:r>
            <w:proofErr w:type="spellStart"/>
            <w:r w:rsidRPr="00597EA0">
              <w:rPr>
                <w:b w:val="0"/>
              </w:rPr>
              <w:t>Ritvo</w:t>
            </w:r>
            <w:proofErr w:type="spellEnd"/>
            <w:r w:rsidRPr="00597EA0">
              <w:rPr>
                <w:b w:val="0"/>
              </w:rPr>
              <w:t xml:space="preserve">, Jane Irvine, Neil </w:t>
            </w:r>
            <w:proofErr w:type="spellStart"/>
            <w:r w:rsidRPr="00597EA0">
              <w:rPr>
                <w:b w:val="0"/>
              </w:rPr>
              <w:t>Klar</w:t>
            </w:r>
            <w:proofErr w:type="spellEnd"/>
            <w:r w:rsidRPr="00597EA0">
              <w:rPr>
                <w:b w:val="0"/>
              </w:rPr>
              <w:t xml:space="preserve">, </w:t>
            </w:r>
            <w:proofErr w:type="spellStart"/>
            <w:r w:rsidRPr="00597EA0">
              <w:rPr>
                <w:b w:val="0"/>
              </w:rPr>
              <w:t>Kumanan</w:t>
            </w:r>
            <w:proofErr w:type="spellEnd"/>
            <w:r w:rsidRPr="00597EA0">
              <w:rPr>
                <w:b w:val="0"/>
              </w:rPr>
              <w:t xml:space="preserve"> Wilson, Laura Brown, Karen E. </w:t>
            </w:r>
            <w:proofErr w:type="spellStart"/>
            <w:r w:rsidRPr="00597EA0">
              <w:rPr>
                <w:b w:val="0"/>
              </w:rPr>
              <w:t>Bremner</w:t>
            </w:r>
            <w:proofErr w:type="spellEnd"/>
            <w:r w:rsidRPr="00597EA0">
              <w:rPr>
                <w:b w:val="0"/>
              </w:rPr>
              <w:t xml:space="preserve">, Aline </w:t>
            </w:r>
            <w:proofErr w:type="spellStart"/>
            <w:r w:rsidRPr="00597EA0">
              <w:rPr>
                <w:b w:val="0"/>
              </w:rPr>
              <w:t>Rinfret</w:t>
            </w:r>
            <w:proofErr w:type="spellEnd"/>
            <w:r w:rsidRPr="00597EA0">
              <w:rPr>
                <w:b w:val="0"/>
              </w:rPr>
              <w:t xml:space="preserve">, Robert Remis, and Murray D. </w:t>
            </w:r>
            <w:proofErr w:type="spellStart"/>
            <w:r w:rsidRPr="00597EA0">
              <w:rPr>
                <w:b w:val="0"/>
              </w:rPr>
              <w:t>Krahn</w:t>
            </w:r>
            <w:proofErr w:type="spellEnd"/>
            <w:r w:rsidRPr="00597EA0">
              <w:rPr>
                <w:b w:val="0"/>
              </w:rPr>
              <w:t xml:space="preserve">. </w:t>
            </w:r>
            <w:r w:rsidR="005139FC" w:rsidRPr="00597EA0">
              <w:rPr>
                <w:b w:val="0"/>
              </w:rPr>
              <w:t xml:space="preserve">2003. A Canadian national survey of attitudes and knowledge regarding preventive vaccines. </w:t>
            </w:r>
            <w:r w:rsidR="005139FC" w:rsidRPr="00597EA0">
              <w:rPr>
                <w:b w:val="0"/>
                <w:i/>
              </w:rPr>
              <w:t>Journal of Immune Based Therapies and Vaccines.</w:t>
            </w:r>
            <w:r w:rsidR="005139FC" w:rsidRPr="00597EA0">
              <w:rPr>
                <w:b w:val="0"/>
              </w:rPr>
              <w:t xml:space="preserve"> 1, (Nov. 2003), 3. </w:t>
            </w:r>
            <w:r w:rsidRPr="00597EA0">
              <w:rPr>
                <w:b w:val="0"/>
              </w:rPr>
              <w:t>DOI: 10.1186/1476-8518-1-3.</w:t>
            </w:r>
          </w:p>
        </w:tc>
      </w:tr>
      <w:tr w:rsidR="005139FC" w:rsidRPr="00597EA0" w14:paraId="6DFCAA0E" w14:textId="77777777" w:rsidTr="006F5306">
        <w:tc>
          <w:tcPr>
            <w:tcW w:w="562" w:type="dxa"/>
          </w:tcPr>
          <w:p w14:paraId="0A785B76" w14:textId="39A8B0A8" w:rsidR="005139FC" w:rsidRPr="00597EA0" w:rsidRDefault="005139FC" w:rsidP="00997ED7">
            <w:pPr>
              <w:pStyle w:val="Head1"/>
              <w:rPr>
                <w:b w:val="0"/>
              </w:rPr>
            </w:pPr>
            <w:r w:rsidRPr="00597EA0">
              <w:rPr>
                <w:b w:val="0"/>
              </w:rPr>
              <w:t>[27]</w:t>
            </w:r>
          </w:p>
        </w:tc>
        <w:tc>
          <w:tcPr>
            <w:tcW w:w="4228" w:type="dxa"/>
          </w:tcPr>
          <w:p w14:paraId="46596175" w14:textId="38A7E811" w:rsidR="005139FC" w:rsidRPr="00597EA0" w:rsidRDefault="00C936F8">
            <w:pPr>
              <w:pStyle w:val="Head1"/>
              <w:rPr>
                <w:b w:val="0"/>
              </w:rPr>
            </w:pPr>
            <w:r w:rsidRPr="00597EA0">
              <w:rPr>
                <w:b w:val="0"/>
              </w:rPr>
              <w:t xml:space="preserve">Roberto </w:t>
            </w:r>
            <w:proofErr w:type="spellStart"/>
            <w:r w:rsidRPr="00597EA0">
              <w:rPr>
                <w:b w:val="0"/>
              </w:rPr>
              <w:t>Rosselli</w:t>
            </w:r>
            <w:proofErr w:type="spellEnd"/>
            <w:r w:rsidRPr="00597EA0">
              <w:rPr>
                <w:b w:val="0"/>
              </w:rPr>
              <w:t xml:space="preserve">, Mariano Martini, and Nicola Luigi </w:t>
            </w:r>
            <w:proofErr w:type="spellStart"/>
            <w:r w:rsidRPr="00597EA0">
              <w:rPr>
                <w:b w:val="0"/>
              </w:rPr>
              <w:t>Bragazzi</w:t>
            </w:r>
            <w:proofErr w:type="spellEnd"/>
            <w:r w:rsidRPr="00597EA0">
              <w:rPr>
                <w:b w:val="0"/>
              </w:rPr>
              <w:t xml:space="preserve">. </w:t>
            </w:r>
            <w:r w:rsidR="005139FC" w:rsidRPr="00597EA0">
              <w:rPr>
                <w:b w:val="0"/>
              </w:rPr>
              <w:t xml:space="preserve">2016. The old and the new: </w:t>
            </w:r>
            <w:r w:rsidRPr="00597EA0">
              <w:rPr>
                <w:b w:val="0"/>
              </w:rPr>
              <w:t>V</w:t>
            </w:r>
            <w:r w:rsidR="005139FC" w:rsidRPr="00597EA0">
              <w:rPr>
                <w:b w:val="0"/>
              </w:rPr>
              <w:t xml:space="preserve">accine hesitancy in the era of the Web 2.0. Challenges and opportunities. </w:t>
            </w:r>
            <w:r w:rsidR="005139FC" w:rsidRPr="00597EA0">
              <w:rPr>
                <w:b w:val="0"/>
                <w:i/>
              </w:rPr>
              <w:t>Journal of Preventive Medicine and Hygiene.</w:t>
            </w:r>
            <w:r w:rsidR="005139FC" w:rsidRPr="00597EA0">
              <w:rPr>
                <w:b w:val="0"/>
              </w:rPr>
              <w:t xml:space="preserve"> 57, 1 (Mar. 2016), E47–E50.</w:t>
            </w:r>
            <w:r w:rsidRPr="00597EA0">
              <w:rPr>
                <w:b w:val="0"/>
              </w:rPr>
              <w:t xml:space="preserve"> DOI: 10.15167/2421-4248/jpmh2016.57.1.</w:t>
            </w:r>
          </w:p>
        </w:tc>
      </w:tr>
      <w:tr w:rsidR="005139FC" w:rsidRPr="00597EA0" w14:paraId="25C4C530" w14:textId="77777777" w:rsidTr="006F5306">
        <w:tc>
          <w:tcPr>
            <w:tcW w:w="562" w:type="dxa"/>
          </w:tcPr>
          <w:p w14:paraId="1114D226" w14:textId="5EED28BB" w:rsidR="005139FC" w:rsidRPr="00597EA0" w:rsidRDefault="005139FC" w:rsidP="00997ED7">
            <w:pPr>
              <w:pStyle w:val="Head1"/>
              <w:rPr>
                <w:b w:val="0"/>
              </w:rPr>
            </w:pPr>
            <w:r w:rsidRPr="00597EA0">
              <w:rPr>
                <w:b w:val="0"/>
              </w:rPr>
              <w:t>[28]</w:t>
            </w:r>
          </w:p>
        </w:tc>
        <w:tc>
          <w:tcPr>
            <w:tcW w:w="4228" w:type="dxa"/>
          </w:tcPr>
          <w:p w14:paraId="66CEC768" w14:textId="5B14A191" w:rsidR="005139FC" w:rsidRPr="00597EA0" w:rsidRDefault="00C936F8">
            <w:pPr>
              <w:pStyle w:val="Head1"/>
              <w:rPr>
                <w:b w:val="0"/>
              </w:rPr>
            </w:pPr>
            <w:proofErr w:type="spellStart"/>
            <w:r w:rsidRPr="00597EA0">
              <w:rPr>
                <w:b w:val="0"/>
              </w:rPr>
              <w:t>Salathé</w:t>
            </w:r>
            <w:proofErr w:type="spellEnd"/>
            <w:r w:rsidRPr="00597EA0">
              <w:rPr>
                <w:b w:val="0"/>
              </w:rPr>
              <w:t xml:space="preserve">, Marcel, and Shashank Khandelwal. </w:t>
            </w:r>
            <w:r w:rsidR="005139FC" w:rsidRPr="00597EA0">
              <w:rPr>
                <w:b w:val="0"/>
              </w:rPr>
              <w:t xml:space="preserve">2011. Assessing vaccination sentiments with online social media: implications for infectious disease dynamics and control. </w:t>
            </w:r>
            <w:r w:rsidR="005139FC" w:rsidRPr="00597EA0">
              <w:rPr>
                <w:b w:val="0"/>
                <w:i/>
              </w:rPr>
              <w:t>PLOS Computational Biology.</w:t>
            </w:r>
            <w:r w:rsidR="005139FC" w:rsidRPr="00597EA0">
              <w:rPr>
                <w:b w:val="0"/>
              </w:rPr>
              <w:t xml:space="preserve"> 7, 10 (Oct. 2011), e1002199. </w:t>
            </w:r>
            <w:r w:rsidRPr="00597EA0">
              <w:rPr>
                <w:b w:val="0"/>
              </w:rPr>
              <w:t xml:space="preserve"> DOI: 10.1371/journal.pcbi.1002199.</w:t>
            </w:r>
          </w:p>
        </w:tc>
      </w:tr>
      <w:tr w:rsidR="005139FC" w:rsidRPr="00597EA0" w14:paraId="5AE6454B" w14:textId="77777777" w:rsidTr="006F5306">
        <w:tc>
          <w:tcPr>
            <w:tcW w:w="562" w:type="dxa"/>
          </w:tcPr>
          <w:p w14:paraId="08CD8534" w14:textId="01E53C94" w:rsidR="005139FC" w:rsidRPr="00597EA0" w:rsidRDefault="005139FC" w:rsidP="00997ED7">
            <w:pPr>
              <w:pStyle w:val="Head1"/>
              <w:rPr>
                <w:b w:val="0"/>
              </w:rPr>
            </w:pPr>
            <w:r w:rsidRPr="00597EA0">
              <w:rPr>
                <w:b w:val="0"/>
              </w:rPr>
              <w:t>[29]</w:t>
            </w:r>
          </w:p>
        </w:tc>
        <w:tc>
          <w:tcPr>
            <w:tcW w:w="4228" w:type="dxa"/>
          </w:tcPr>
          <w:p w14:paraId="4F7BC94C" w14:textId="0202ACA4" w:rsidR="005139FC" w:rsidRPr="00597EA0" w:rsidRDefault="00077EF6">
            <w:pPr>
              <w:pStyle w:val="Head1"/>
              <w:rPr>
                <w:b w:val="0"/>
              </w:rPr>
            </w:pPr>
            <w:r w:rsidRPr="00597EA0">
              <w:rPr>
                <w:b w:val="0"/>
              </w:rPr>
              <w:t xml:space="preserve">National Vaccine Information Center. 2018. </w:t>
            </w:r>
            <w:r w:rsidR="005139FC" w:rsidRPr="00597EA0">
              <w:rPr>
                <w:b w:val="0"/>
              </w:rPr>
              <w:t>State Vaccine Requirements</w:t>
            </w:r>
            <w:r w:rsidR="002F770C" w:rsidRPr="00597EA0">
              <w:rPr>
                <w:b w:val="0"/>
              </w:rPr>
              <w:t xml:space="preserve">. </w:t>
            </w:r>
            <w:proofErr w:type="spellStart"/>
            <w:r w:rsidR="002F770C" w:rsidRPr="00597EA0">
              <w:rPr>
                <w:b w:val="0"/>
              </w:rPr>
              <w:t>Retreived</w:t>
            </w:r>
            <w:proofErr w:type="spellEnd"/>
            <w:r w:rsidR="002F770C" w:rsidRPr="00597EA0">
              <w:rPr>
                <w:b w:val="0"/>
              </w:rPr>
              <w:t xml:space="preserve"> March 2, 2018 from</w:t>
            </w:r>
            <w:r w:rsidR="005139FC" w:rsidRPr="00597EA0">
              <w:rPr>
                <w:b w:val="0"/>
              </w:rPr>
              <w:t xml:space="preserve"> </w:t>
            </w:r>
            <w:hyperlink r:id="rId26" w:history="1">
              <w:r w:rsidR="002F770C" w:rsidRPr="00597EA0">
                <w:rPr>
                  <w:rStyle w:val="Hyperlink"/>
                  <w:b w:val="0"/>
                </w:rPr>
                <w:t>http://www.nvic.org/vaccine-laws/state-vaccine-requirements.aspx</w:t>
              </w:r>
            </w:hyperlink>
            <w:r w:rsidR="002F770C" w:rsidRPr="00597EA0">
              <w:rPr>
                <w:b w:val="0"/>
              </w:rPr>
              <w:t xml:space="preserve">. </w:t>
            </w:r>
            <w:r w:rsidR="005139FC" w:rsidRPr="00597EA0">
              <w:rPr>
                <w:b w:val="0"/>
              </w:rPr>
              <w:t xml:space="preserve"> </w:t>
            </w:r>
          </w:p>
        </w:tc>
      </w:tr>
      <w:tr w:rsidR="005139FC" w:rsidRPr="00597EA0" w14:paraId="1C634A20" w14:textId="77777777" w:rsidTr="006F5306">
        <w:tc>
          <w:tcPr>
            <w:tcW w:w="562" w:type="dxa"/>
          </w:tcPr>
          <w:p w14:paraId="188B2361" w14:textId="380DF05A" w:rsidR="005139FC" w:rsidRPr="00597EA0" w:rsidRDefault="005139FC" w:rsidP="00997ED7">
            <w:pPr>
              <w:pStyle w:val="Head1"/>
              <w:rPr>
                <w:b w:val="0"/>
              </w:rPr>
            </w:pPr>
            <w:r w:rsidRPr="00597EA0">
              <w:rPr>
                <w:b w:val="0"/>
              </w:rPr>
              <w:t>[30]</w:t>
            </w:r>
          </w:p>
        </w:tc>
        <w:tc>
          <w:tcPr>
            <w:tcW w:w="4228" w:type="dxa"/>
          </w:tcPr>
          <w:p w14:paraId="2CD90360" w14:textId="4F9669D8" w:rsidR="005139FC" w:rsidRPr="00597EA0" w:rsidRDefault="002F770C">
            <w:pPr>
              <w:pStyle w:val="Head1"/>
              <w:rPr>
                <w:b w:val="0"/>
              </w:rPr>
            </w:pPr>
            <w:r w:rsidRPr="00597EA0">
              <w:rPr>
                <w:b w:val="0"/>
              </w:rPr>
              <w:t xml:space="preserve">National Conference of State </w:t>
            </w:r>
            <w:proofErr w:type="spellStart"/>
            <w:r w:rsidRPr="00597EA0">
              <w:rPr>
                <w:b w:val="0"/>
              </w:rPr>
              <w:t>Legislaters</w:t>
            </w:r>
            <w:proofErr w:type="spellEnd"/>
            <w:r w:rsidRPr="00597EA0">
              <w:rPr>
                <w:b w:val="0"/>
              </w:rPr>
              <w:t xml:space="preserve">. 2017. </w:t>
            </w:r>
            <w:r w:rsidR="005139FC" w:rsidRPr="00597EA0">
              <w:rPr>
                <w:b w:val="0"/>
              </w:rPr>
              <w:t>States with Religious and Philosophical Exemptions from School Immunization Requirements</w:t>
            </w:r>
            <w:r w:rsidRPr="00597EA0">
              <w:rPr>
                <w:b w:val="0"/>
              </w:rPr>
              <w:t xml:space="preserve">. </w:t>
            </w:r>
            <w:proofErr w:type="spellStart"/>
            <w:r w:rsidRPr="00597EA0">
              <w:rPr>
                <w:b w:val="0"/>
              </w:rPr>
              <w:t>Retreived</w:t>
            </w:r>
            <w:proofErr w:type="spellEnd"/>
            <w:r w:rsidRPr="00597EA0">
              <w:rPr>
                <w:b w:val="0"/>
              </w:rPr>
              <w:t xml:space="preserve"> March 2, 2018 from</w:t>
            </w:r>
            <w:r w:rsidR="005139FC" w:rsidRPr="00597EA0">
              <w:rPr>
                <w:b w:val="0"/>
              </w:rPr>
              <w:t xml:space="preserve"> </w:t>
            </w:r>
            <w:hyperlink r:id="rId27" w:history="1">
              <w:r w:rsidRPr="00597EA0">
                <w:rPr>
                  <w:rStyle w:val="Hyperlink"/>
                  <w:b w:val="0"/>
                </w:rPr>
                <w:t>http://www.ncsl.org/research/health/school-immunization-exemption-state-laws.aspx</w:t>
              </w:r>
            </w:hyperlink>
            <w:r w:rsidRPr="00597EA0">
              <w:rPr>
                <w:b w:val="0"/>
              </w:rPr>
              <w:t xml:space="preserve">. </w:t>
            </w:r>
          </w:p>
        </w:tc>
      </w:tr>
      <w:tr w:rsidR="005139FC" w:rsidRPr="00597EA0" w14:paraId="6B31BC38" w14:textId="77777777" w:rsidTr="006F5306">
        <w:tc>
          <w:tcPr>
            <w:tcW w:w="562" w:type="dxa"/>
          </w:tcPr>
          <w:p w14:paraId="281F75B5" w14:textId="582E0076" w:rsidR="005139FC" w:rsidRPr="00597EA0" w:rsidRDefault="005139FC" w:rsidP="00997ED7">
            <w:pPr>
              <w:pStyle w:val="Head1"/>
              <w:rPr>
                <w:b w:val="0"/>
              </w:rPr>
            </w:pPr>
            <w:r w:rsidRPr="00597EA0">
              <w:rPr>
                <w:b w:val="0"/>
              </w:rPr>
              <w:t>[31]</w:t>
            </w:r>
          </w:p>
        </w:tc>
        <w:tc>
          <w:tcPr>
            <w:tcW w:w="4228" w:type="dxa"/>
          </w:tcPr>
          <w:p w14:paraId="59F3708D" w14:textId="6EB8D904" w:rsidR="005139FC" w:rsidRPr="00597EA0" w:rsidRDefault="00B95724">
            <w:pPr>
              <w:pStyle w:val="Head1"/>
              <w:rPr>
                <w:b w:val="0"/>
              </w:rPr>
            </w:pPr>
            <w:r w:rsidRPr="00597EA0">
              <w:rPr>
                <w:b w:val="0"/>
              </w:rPr>
              <w:t xml:space="preserve">Anthony </w:t>
            </w:r>
            <w:proofErr w:type="spellStart"/>
            <w:r w:rsidRPr="00597EA0">
              <w:rPr>
                <w:b w:val="0"/>
              </w:rPr>
              <w:t>Stefanidis</w:t>
            </w:r>
            <w:proofErr w:type="spellEnd"/>
            <w:r w:rsidRPr="00597EA0">
              <w:rPr>
                <w:b w:val="0"/>
              </w:rPr>
              <w:t xml:space="preserve">, Emily </w:t>
            </w:r>
            <w:proofErr w:type="spellStart"/>
            <w:r w:rsidRPr="00597EA0">
              <w:rPr>
                <w:b w:val="0"/>
              </w:rPr>
              <w:t>Vraga</w:t>
            </w:r>
            <w:proofErr w:type="spellEnd"/>
            <w:r w:rsidRPr="00597EA0">
              <w:rPr>
                <w:b w:val="0"/>
              </w:rPr>
              <w:t xml:space="preserve">, Georgios </w:t>
            </w:r>
            <w:proofErr w:type="spellStart"/>
            <w:r w:rsidRPr="00597EA0">
              <w:rPr>
                <w:b w:val="0"/>
              </w:rPr>
              <w:t>Lamprianidis</w:t>
            </w:r>
            <w:proofErr w:type="spellEnd"/>
            <w:r w:rsidRPr="00597EA0">
              <w:rPr>
                <w:b w:val="0"/>
              </w:rPr>
              <w:t xml:space="preserve">, Jacek </w:t>
            </w:r>
            <w:proofErr w:type="spellStart"/>
            <w:r w:rsidRPr="00597EA0">
              <w:rPr>
                <w:b w:val="0"/>
              </w:rPr>
              <w:t>Radzikowski</w:t>
            </w:r>
            <w:proofErr w:type="spellEnd"/>
            <w:r w:rsidRPr="00597EA0">
              <w:rPr>
                <w:b w:val="0"/>
              </w:rPr>
              <w:t xml:space="preserve">, Paul L. Delamater, Kathryn H. Jacobsen, Dieter </w:t>
            </w:r>
            <w:proofErr w:type="spellStart"/>
            <w:r w:rsidRPr="00597EA0">
              <w:rPr>
                <w:b w:val="0"/>
              </w:rPr>
              <w:t>Pfoser</w:t>
            </w:r>
            <w:proofErr w:type="spellEnd"/>
            <w:r w:rsidRPr="00597EA0">
              <w:rPr>
                <w:b w:val="0"/>
              </w:rPr>
              <w:t xml:space="preserve">, </w:t>
            </w:r>
            <w:proofErr w:type="spellStart"/>
            <w:r w:rsidRPr="00597EA0">
              <w:rPr>
                <w:b w:val="0"/>
              </w:rPr>
              <w:t>Arie</w:t>
            </w:r>
            <w:proofErr w:type="spellEnd"/>
            <w:r w:rsidRPr="00597EA0">
              <w:rPr>
                <w:b w:val="0"/>
              </w:rPr>
              <w:t xml:space="preserve"> </w:t>
            </w:r>
            <w:proofErr w:type="spellStart"/>
            <w:r w:rsidRPr="00597EA0">
              <w:rPr>
                <w:b w:val="0"/>
              </w:rPr>
              <w:t>Croitoru</w:t>
            </w:r>
            <w:proofErr w:type="spellEnd"/>
            <w:r w:rsidRPr="00597EA0">
              <w:rPr>
                <w:b w:val="0"/>
              </w:rPr>
              <w:t xml:space="preserve">, and Andrew Crooks. </w:t>
            </w:r>
            <w:r w:rsidR="005139FC" w:rsidRPr="00597EA0">
              <w:rPr>
                <w:b w:val="0"/>
              </w:rPr>
              <w:t xml:space="preserve">2017. Zika in Twitter: Temporal variations of locations, actors, and concepts. </w:t>
            </w:r>
            <w:r w:rsidR="005139FC" w:rsidRPr="00597EA0">
              <w:rPr>
                <w:b w:val="0"/>
                <w:i/>
              </w:rPr>
              <w:t xml:space="preserve">JMIR </w:t>
            </w:r>
            <w:r w:rsidRPr="00597EA0">
              <w:rPr>
                <w:b w:val="0"/>
                <w:i/>
              </w:rPr>
              <w:t>P</w:t>
            </w:r>
            <w:r w:rsidR="005139FC" w:rsidRPr="00597EA0">
              <w:rPr>
                <w:b w:val="0"/>
                <w:i/>
              </w:rPr>
              <w:t xml:space="preserve">ublic </w:t>
            </w:r>
            <w:r w:rsidRPr="00597EA0">
              <w:rPr>
                <w:b w:val="0"/>
                <w:i/>
              </w:rPr>
              <w:t>H</w:t>
            </w:r>
            <w:r w:rsidR="005139FC" w:rsidRPr="00597EA0">
              <w:rPr>
                <w:b w:val="0"/>
                <w:i/>
              </w:rPr>
              <w:t xml:space="preserve">ealth and </w:t>
            </w:r>
            <w:r w:rsidRPr="00597EA0">
              <w:rPr>
                <w:b w:val="0"/>
                <w:i/>
              </w:rPr>
              <w:t>S</w:t>
            </w:r>
            <w:r w:rsidR="005139FC" w:rsidRPr="00597EA0">
              <w:rPr>
                <w:b w:val="0"/>
                <w:i/>
              </w:rPr>
              <w:t>urveillance.</w:t>
            </w:r>
            <w:r w:rsidR="005139FC" w:rsidRPr="00597EA0">
              <w:rPr>
                <w:b w:val="0"/>
              </w:rPr>
              <w:t xml:space="preserve"> 3, 2 (</w:t>
            </w:r>
            <w:r w:rsidRPr="00597EA0">
              <w:rPr>
                <w:b w:val="0"/>
              </w:rPr>
              <w:t xml:space="preserve">Apr. </w:t>
            </w:r>
            <w:r w:rsidR="005139FC" w:rsidRPr="00597EA0">
              <w:rPr>
                <w:b w:val="0"/>
              </w:rPr>
              <w:t>2017)</w:t>
            </w:r>
            <w:r w:rsidRPr="00597EA0">
              <w:rPr>
                <w:b w:val="0"/>
              </w:rPr>
              <w:t xml:space="preserve"> e22</w:t>
            </w:r>
            <w:r w:rsidR="005139FC" w:rsidRPr="00597EA0">
              <w:rPr>
                <w:b w:val="0"/>
              </w:rPr>
              <w:t>.</w:t>
            </w:r>
            <w:r w:rsidRPr="00597EA0">
              <w:rPr>
                <w:b w:val="0"/>
              </w:rPr>
              <w:t xml:space="preserve"> DOI: 10.2196/publichealth.6925.</w:t>
            </w:r>
          </w:p>
        </w:tc>
      </w:tr>
      <w:tr w:rsidR="005139FC" w:rsidRPr="00597EA0" w14:paraId="64CC1E23" w14:textId="77777777" w:rsidTr="006F5306">
        <w:tc>
          <w:tcPr>
            <w:tcW w:w="562" w:type="dxa"/>
          </w:tcPr>
          <w:p w14:paraId="1364FC7B" w14:textId="5B789F6C" w:rsidR="005139FC" w:rsidRPr="00597EA0" w:rsidRDefault="005139FC" w:rsidP="00997ED7">
            <w:pPr>
              <w:pStyle w:val="Head1"/>
              <w:rPr>
                <w:b w:val="0"/>
              </w:rPr>
            </w:pPr>
            <w:r w:rsidRPr="00597EA0">
              <w:rPr>
                <w:b w:val="0"/>
              </w:rPr>
              <w:t>[32]</w:t>
            </w:r>
          </w:p>
        </w:tc>
        <w:tc>
          <w:tcPr>
            <w:tcW w:w="4228" w:type="dxa"/>
          </w:tcPr>
          <w:p w14:paraId="2436C910" w14:textId="14A63DBA" w:rsidR="005139FC" w:rsidRPr="00597EA0" w:rsidRDefault="0050599F">
            <w:pPr>
              <w:pStyle w:val="Head1"/>
              <w:rPr>
                <w:b w:val="0"/>
              </w:rPr>
            </w:pPr>
            <w:r w:rsidRPr="00597EA0">
              <w:rPr>
                <w:b w:val="0"/>
              </w:rPr>
              <w:t xml:space="preserve">Silvio Tafuri, Maria Serena </w:t>
            </w:r>
            <w:proofErr w:type="spellStart"/>
            <w:r w:rsidR="005139FC" w:rsidRPr="00597EA0">
              <w:rPr>
                <w:b w:val="0"/>
              </w:rPr>
              <w:t>Gallone</w:t>
            </w:r>
            <w:proofErr w:type="spellEnd"/>
            <w:r w:rsidR="005139FC" w:rsidRPr="00597EA0">
              <w:rPr>
                <w:b w:val="0"/>
              </w:rPr>
              <w:t xml:space="preserve">, </w:t>
            </w:r>
            <w:r w:rsidRPr="00597EA0">
              <w:rPr>
                <w:b w:val="0"/>
              </w:rPr>
              <w:t xml:space="preserve">Maria Giovanna </w:t>
            </w:r>
            <w:r w:rsidR="005139FC" w:rsidRPr="00597EA0">
              <w:rPr>
                <w:b w:val="0"/>
              </w:rPr>
              <w:t xml:space="preserve">Cappelli, </w:t>
            </w:r>
            <w:r w:rsidRPr="00597EA0">
              <w:rPr>
                <w:b w:val="0"/>
              </w:rPr>
              <w:t xml:space="preserve">Domenico </w:t>
            </w:r>
            <w:r w:rsidR="005139FC" w:rsidRPr="00597EA0">
              <w:rPr>
                <w:b w:val="0"/>
              </w:rPr>
              <w:t xml:space="preserve">Martinelli, </w:t>
            </w:r>
            <w:r w:rsidRPr="00597EA0">
              <w:rPr>
                <w:b w:val="0"/>
              </w:rPr>
              <w:t xml:space="preserve">Rosa </w:t>
            </w:r>
            <w:r w:rsidR="005139FC" w:rsidRPr="00597EA0">
              <w:rPr>
                <w:b w:val="0"/>
              </w:rPr>
              <w:t>Pr</w:t>
            </w:r>
            <w:r w:rsidRPr="00597EA0">
              <w:rPr>
                <w:b w:val="0"/>
              </w:rPr>
              <w:t xml:space="preserve">ato </w:t>
            </w:r>
            <w:r w:rsidR="005139FC" w:rsidRPr="00597EA0">
              <w:rPr>
                <w:b w:val="0"/>
              </w:rPr>
              <w:t xml:space="preserve">and </w:t>
            </w:r>
            <w:proofErr w:type="spellStart"/>
            <w:r w:rsidRPr="00597EA0">
              <w:rPr>
                <w:b w:val="0"/>
              </w:rPr>
              <w:t>Cinzia</w:t>
            </w:r>
            <w:proofErr w:type="spellEnd"/>
            <w:r w:rsidRPr="00597EA0">
              <w:rPr>
                <w:b w:val="0"/>
              </w:rPr>
              <w:t xml:space="preserve"> </w:t>
            </w:r>
            <w:proofErr w:type="spellStart"/>
            <w:r w:rsidRPr="00597EA0">
              <w:rPr>
                <w:b w:val="0"/>
              </w:rPr>
              <w:t>Annatea</w:t>
            </w:r>
            <w:proofErr w:type="spellEnd"/>
            <w:r w:rsidRPr="00597EA0">
              <w:rPr>
                <w:b w:val="0"/>
              </w:rPr>
              <w:t xml:space="preserve"> </w:t>
            </w:r>
            <w:proofErr w:type="spellStart"/>
            <w:r w:rsidRPr="00597EA0">
              <w:rPr>
                <w:b w:val="0"/>
              </w:rPr>
              <w:t>Germinario</w:t>
            </w:r>
            <w:proofErr w:type="spellEnd"/>
            <w:r w:rsidR="005139FC" w:rsidRPr="00597EA0">
              <w:rPr>
                <w:b w:val="0"/>
              </w:rPr>
              <w:t xml:space="preserve">. 2014. Addressing the anti-vaccination movement and the role of HCWs. </w:t>
            </w:r>
            <w:r w:rsidR="005139FC" w:rsidRPr="00597EA0">
              <w:rPr>
                <w:b w:val="0"/>
                <w:i/>
              </w:rPr>
              <w:t>Vaccine</w:t>
            </w:r>
            <w:r w:rsidR="005139FC" w:rsidRPr="00597EA0">
              <w:rPr>
                <w:b w:val="0"/>
              </w:rPr>
              <w:t>. 32, 38 (Aug. 2014), 4860–4865.</w:t>
            </w:r>
            <w:r w:rsidRPr="00597EA0">
              <w:rPr>
                <w:b w:val="0"/>
              </w:rPr>
              <w:t xml:space="preserve"> DOI: 10.1016/j.vaccine.2013.11.006.</w:t>
            </w:r>
          </w:p>
        </w:tc>
      </w:tr>
      <w:tr w:rsidR="005139FC" w:rsidRPr="00597EA0" w14:paraId="2E3902A4" w14:textId="77777777" w:rsidTr="006F5306">
        <w:tc>
          <w:tcPr>
            <w:tcW w:w="562" w:type="dxa"/>
          </w:tcPr>
          <w:p w14:paraId="05AD0ED1" w14:textId="555D390F" w:rsidR="005139FC" w:rsidRPr="00597EA0" w:rsidRDefault="005139FC" w:rsidP="00997ED7">
            <w:pPr>
              <w:pStyle w:val="Head1"/>
              <w:rPr>
                <w:b w:val="0"/>
              </w:rPr>
            </w:pPr>
            <w:r w:rsidRPr="00597EA0">
              <w:rPr>
                <w:b w:val="0"/>
              </w:rPr>
              <w:t>[33]</w:t>
            </w:r>
          </w:p>
        </w:tc>
        <w:tc>
          <w:tcPr>
            <w:tcW w:w="4228" w:type="dxa"/>
          </w:tcPr>
          <w:p w14:paraId="5B1E2331" w14:textId="57FFFB1B" w:rsidR="005139FC" w:rsidRPr="00597EA0" w:rsidRDefault="00060C50">
            <w:pPr>
              <w:pStyle w:val="Head1"/>
              <w:rPr>
                <w:b w:val="0"/>
              </w:rPr>
            </w:pPr>
            <w:r w:rsidRPr="00597EA0">
              <w:rPr>
                <w:b w:val="0"/>
              </w:rPr>
              <w:t xml:space="preserve">Emily K. </w:t>
            </w:r>
            <w:proofErr w:type="spellStart"/>
            <w:r w:rsidRPr="00597EA0">
              <w:rPr>
                <w:b w:val="0"/>
              </w:rPr>
              <w:t>Vraga</w:t>
            </w:r>
            <w:proofErr w:type="spellEnd"/>
            <w:r w:rsidRPr="00597EA0">
              <w:rPr>
                <w:b w:val="0"/>
              </w:rPr>
              <w:t xml:space="preserve">, Anthony </w:t>
            </w:r>
            <w:proofErr w:type="spellStart"/>
            <w:r w:rsidRPr="00597EA0">
              <w:rPr>
                <w:b w:val="0"/>
              </w:rPr>
              <w:t>Stefanidis</w:t>
            </w:r>
            <w:proofErr w:type="spellEnd"/>
            <w:r w:rsidRPr="00597EA0">
              <w:rPr>
                <w:b w:val="0"/>
              </w:rPr>
              <w:t xml:space="preserve">, Georgios </w:t>
            </w:r>
            <w:proofErr w:type="spellStart"/>
            <w:r w:rsidRPr="00597EA0">
              <w:rPr>
                <w:b w:val="0"/>
              </w:rPr>
              <w:t>Lamprianidis</w:t>
            </w:r>
            <w:proofErr w:type="spellEnd"/>
            <w:r w:rsidRPr="00597EA0">
              <w:rPr>
                <w:b w:val="0"/>
              </w:rPr>
              <w:t xml:space="preserve">, </w:t>
            </w:r>
            <w:proofErr w:type="spellStart"/>
            <w:r w:rsidRPr="00597EA0">
              <w:rPr>
                <w:b w:val="0"/>
              </w:rPr>
              <w:t>Arie</w:t>
            </w:r>
            <w:proofErr w:type="spellEnd"/>
            <w:r w:rsidRPr="00597EA0">
              <w:rPr>
                <w:b w:val="0"/>
              </w:rPr>
              <w:t xml:space="preserve"> </w:t>
            </w:r>
            <w:proofErr w:type="spellStart"/>
            <w:r w:rsidRPr="00597EA0">
              <w:rPr>
                <w:b w:val="0"/>
              </w:rPr>
              <w:t>Croitoru</w:t>
            </w:r>
            <w:proofErr w:type="spellEnd"/>
            <w:r w:rsidRPr="00597EA0">
              <w:rPr>
                <w:b w:val="0"/>
              </w:rPr>
              <w:t xml:space="preserve">, Andrew T. Crooks, Paul L. Delamater, Dieter </w:t>
            </w:r>
            <w:proofErr w:type="spellStart"/>
            <w:r w:rsidRPr="00597EA0">
              <w:rPr>
                <w:b w:val="0"/>
              </w:rPr>
              <w:t>Pfoser</w:t>
            </w:r>
            <w:proofErr w:type="spellEnd"/>
            <w:r w:rsidRPr="00597EA0">
              <w:rPr>
                <w:b w:val="0"/>
              </w:rPr>
              <w:t xml:space="preserve">, Jacek R. </w:t>
            </w:r>
            <w:proofErr w:type="spellStart"/>
            <w:r w:rsidRPr="00597EA0">
              <w:rPr>
                <w:b w:val="0"/>
              </w:rPr>
              <w:t>Radzikowski</w:t>
            </w:r>
            <w:proofErr w:type="spellEnd"/>
            <w:r w:rsidRPr="00597EA0">
              <w:rPr>
                <w:b w:val="0"/>
              </w:rPr>
              <w:t xml:space="preserve">, and Kathryn H. Jacobsen. </w:t>
            </w:r>
            <w:r w:rsidR="005139FC" w:rsidRPr="00597EA0">
              <w:rPr>
                <w:b w:val="0"/>
              </w:rPr>
              <w:t xml:space="preserve">2018. Cancer and </w:t>
            </w:r>
            <w:r w:rsidRPr="00597EA0">
              <w:rPr>
                <w:b w:val="0"/>
              </w:rPr>
              <w:t>s</w:t>
            </w:r>
            <w:r w:rsidR="005139FC" w:rsidRPr="00597EA0">
              <w:rPr>
                <w:b w:val="0"/>
              </w:rPr>
              <w:t xml:space="preserve">ocial </w:t>
            </w:r>
            <w:r w:rsidRPr="00597EA0">
              <w:rPr>
                <w:b w:val="0"/>
              </w:rPr>
              <w:t>m</w:t>
            </w:r>
            <w:r w:rsidR="005139FC" w:rsidRPr="00597EA0">
              <w:rPr>
                <w:b w:val="0"/>
              </w:rPr>
              <w:t xml:space="preserve">edia: A </w:t>
            </w:r>
            <w:r w:rsidRPr="00597EA0">
              <w:rPr>
                <w:b w:val="0"/>
              </w:rPr>
              <w:t>c</w:t>
            </w:r>
            <w:r w:rsidR="005139FC" w:rsidRPr="00597EA0">
              <w:rPr>
                <w:b w:val="0"/>
              </w:rPr>
              <w:t xml:space="preserve">omparison of </w:t>
            </w:r>
            <w:r w:rsidRPr="00597EA0">
              <w:rPr>
                <w:b w:val="0"/>
              </w:rPr>
              <w:t>t</w:t>
            </w:r>
            <w:r w:rsidR="005139FC" w:rsidRPr="00597EA0">
              <w:rPr>
                <w:b w:val="0"/>
              </w:rPr>
              <w:t xml:space="preserve">raffic about </w:t>
            </w:r>
            <w:r w:rsidRPr="00597EA0">
              <w:rPr>
                <w:b w:val="0"/>
              </w:rPr>
              <w:t>b</w:t>
            </w:r>
            <w:r w:rsidR="005139FC" w:rsidRPr="00597EA0">
              <w:rPr>
                <w:b w:val="0"/>
              </w:rPr>
              <w:t xml:space="preserve">reast </w:t>
            </w:r>
            <w:r w:rsidRPr="00597EA0">
              <w:rPr>
                <w:b w:val="0"/>
              </w:rPr>
              <w:t>c</w:t>
            </w:r>
            <w:r w:rsidR="005139FC" w:rsidRPr="00597EA0">
              <w:rPr>
                <w:b w:val="0"/>
              </w:rPr>
              <w:t xml:space="preserve">ancer, </w:t>
            </w:r>
            <w:r w:rsidRPr="00597EA0">
              <w:rPr>
                <w:b w:val="0"/>
              </w:rPr>
              <w:t>p</w:t>
            </w:r>
            <w:r w:rsidR="005139FC" w:rsidRPr="00597EA0">
              <w:rPr>
                <w:b w:val="0"/>
              </w:rPr>
              <w:t xml:space="preserve">rostate </w:t>
            </w:r>
            <w:r w:rsidRPr="00597EA0">
              <w:rPr>
                <w:b w:val="0"/>
              </w:rPr>
              <w:t>c</w:t>
            </w:r>
            <w:r w:rsidR="005139FC" w:rsidRPr="00597EA0">
              <w:rPr>
                <w:b w:val="0"/>
              </w:rPr>
              <w:t xml:space="preserve">ancer, and </w:t>
            </w:r>
            <w:r w:rsidRPr="00597EA0">
              <w:rPr>
                <w:b w:val="0"/>
              </w:rPr>
              <w:t>o</w:t>
            </w:r>
            <w:r w:rsidR="005139FC" w:rsidRPr="00597EA0">
              <w:rPr>
                <w:b w:val="0"/>
              </w:rPr>
              <w:t xml:space="preserve">ther </w:t>
            </w:r>
            <w:r w:rsidRPr="00597EA0">
              <w:rPr>
                <w:b w:val="0"/>
              </w:rPr>
              <w:t>r</w:t>
            </w:r>
            <w:r w:rsidR="005139FC" w:rsidRPr="00597EA0">
              <w:rPr>
                <w:b w:val="0"/>
              </w:rPr>
              <w:t xml:space="preserve">eproductive </w:t>
            </w:r>
            <w:r w:rsidRPr="00597EA0">
              <w:rPr>
                <w:b w:val="0"/>
              </w:rPr>
              <w:t>c</w:t>
            </w:r>
            <w:r w:rsidR="005139FC" w:rsidRPr="00597EA0">
              <w:rPr>
                <w:b w:val="0"/>
              </w:rPr>
              <w:t xml:space="preserve">ancers on Twitter and Instagram. </w:t>
            </w:r>
            <w:r w:rsidR="005139FC" w:rsidRPr="00597EA0">
              <w:rPr>
                <w:b w:val="0"/>
                <w:i/>
              </w:rPr>
              <w:t xml:space="preserve">Journal of </w:t>
            </w:r>
            <w:r w:rsidRPr="00597EA0">
              <w:rPr>
                <w:b w:val="0"/>
                <w:i/>
              </w:rPr>
              <w:t>H</w:t>
            </w:r>
            <w:r w:rsidR="005139FC" w:rsidRPr="00597EA0">
              <w:rPr>
                <w:b w:val="0"/>
                <w:i/>
              </w:rPr>
              <w:t xml:space="preserve">ealth </w:t>
            </w:r>
            <w:r w:rsidRPr="00597EA0">
              <w:rPr>
                <w:b w:val="0"/>
                <w:i/>
              </w:rPr>
              <w:t>C</w:t>
            </w:r>
            <w:r w:rsidR="005139FC" w:rsidRPr="00597EA0">
              <w:rPr>
                <w:b w:val="0"/>
                <w:i/>
              </w:rPr>
              <w:t>ommunication</w:t>
            </w:r>
            <w:r w:rsidR="005139FC" w:rsidRPr="00597EA0">
              <w:rPr>
                <w:b w:val="0"/>
              </w:rPr>
              <w:t xml:space="preserve">. </w:t>
            </w:r>
            <w:r w:rsidRPr="00597EA0">
              <w:rPr>
                <w:b w:val="0"/>
              </w:rPr>
              <w:t xml:space="preserve">23, 2 </w:t>
            </w:r>
            <w:r w:rsidR="005139FC" w:rsidRPr="00597EA0">
              <w:rPr>
                <w:b w:val="0"/>
              </w:rPr>
              <w:t>(</w:t>
            </w:r>
            <w:r w:rsidRPr="00597EA0">
              <w:rPr>
                <w:b w:val="0"/>
              </w:rPr>
              <w:t xml:space="preserve">Jan. </w:t>
            </w:r>
            <w:r w:rsidR="005139FC" w:rsidRPr="00597EA0">
              <w:rPr>
                <w:b w:val="0"/>
              </w:rPr>
              <w:t xml:space="preserve">2018), </w:t>
            </w:r>
            <w:r w:rsidRPr="00597EA0">
              <w:rPr>
                <w:b w:val="0"/>
              </w:rPr>
              <w:t>181-189</w:t>
            </w:r>
            <w:r w:rsidR="005139FC" w:rsidRPr="00597EA0">
              <w:rPr>
                <w:b w:val="0"/>
              </w:rPr>
              <w:t>.</w:t>
            </w:r>
            <w:r w:rsidRPr="00597EA0">
              <w:rPr>
                <w:b w:val="0"/>
              </w:rPr>
              <w:t xml:space="preserve"> DOI: 10.1080/10810730.2017.1421730.</w:t>
            </w:r>
          </w:p>
        </w:tc>
      </w:tr>
      <w:tr w:rsidR="005139FC" w:rsidRPr="00597EA0" w14:paraId="1AA69D2A" w14:textId="77777777" w:rsidTr="006F5306">
        <w:tc>
          <w:tcPr>
            <w:tcW w:w="562" w:type="dxa"/>
          </w:tcPr>
          <w:p w14:paraId="5C27205F" w14:textId="2B7126C2" w:rsidR="005139FC" w:rsidRPr="00597EA0" w:rsidRDefault="005139FC" w:rsidP="00997ED7">
            <w:pPr>
              <w:pStyle w:val="Head1"/>
              <w:rPr>
                <w:b w:val="0"/>
              </w:rPr>
            </w:pPr>
            <w:r w:rsidRPr="00597EA0">
              <w:rPr>
                <w:b w:val="0"/>
              </w:rPr>
              <w:t>[34]</w:t>
            </w:r>
          </w:p>
        </w:tc>
        <w:tc>
          <w:tcPr>
            <w:tcW w:w="4228" w:type="dxa"/>
          </w:tcPr>
          <w:p w14:paraId="6411D1B3" w14:textId="3BE536C4" w:rsidR="005139FC" w:rsidRPr="00597EA0" w:rsidRDefault="00077EF6">
            <w:pPr>
              <w:pStyle w:val="Head1"/>
              <w:rPr>
                <w:b w:val="0"/>
              </w:rPr>
            </w:pPr>
            <w:r w:rsidRPr="00597EA0">
              <w:rPr>
                <w:b w:val="0"/>
              </w:rPr>
              <w:t xml:space="preserve">Andrew J. </w:t>
            </w:r>
            <w:r w:rsidR="005139FC" w:rsidRPr="00597EA0">
              <w:rPr>
                <w:b w:val="0"/>
              </w:rPr>
              <w:t>Wakefield</w:t>
            </w:r>
            <w:r w:rsidRPr="00597EA0">
              <w:rPr>
                <w:b w:val="0"/>
              </w:rPr>
              <w:t xml:space="preserve">. </w:t>
            </w:r>
            <w:r w:rsidR="005139FC" w:rsidRPr="00597EA0">
              <w:rPr>
                <w:b w:val="0"/>
              </w:rPr>
              <w:t xml:space="preserve">1999. MMR vaccination and autism. </w:t>
            </w:r>
            <w:r w:rsidR="005139FC" w:rsidRPr="00597EA0">
              <w:rPr>
                <w:b w:val="0"/>
                <w:i/>
              </w:rPr>
              <w:t>The Lancet</w:t>
            </w:r>
            <w:r w:rsidR="005139FC" w:rsidRPr="00597EA0">
              <w:rPr>
                <w:b w:val="0"/>
              </w:rPr>
              <w:t>. 354, 9182 (</w:t>
            </w:r>
            <w:r w:rsidRPr="00597EA0">
              <w:rPr>
                <w:b w:val="0"/>
              </w:rPr>
              <w:t xml:space="preserve">Sep. </w:t>
            </w:r>
            <w:r w:rsidR="005139FC" w:rsidRPr="00597EA0">
              <w:rPr>
                <w:b w:val="0"/>
              </w:rPr>
              <w:t>1999), 949–950.</w:t>
            </w:r>
            <w:r w:rsidRPr="00597EA0">
              <w:rPr>
                <w:b w:val="0"/>
              </w:rPr>
              <w:t xml:space="preserve"> DOI: 10.1016/S0140-6736(05)75696-8.</w:t>
            </w:r>
          </w:p>
        </w:tc>
      </w:tr>
      <w:tr w:rsidR="005139FC" w:rsidRPr="00597EA0" w14:paraId="4EBB75DB" w14:textId="77777777" w:rsidTr="006F5306">
        <w:tc>
          <w:tcPr>
            <w:tcW w:w="562" w:type="dxa"/>
          </w:tcPr>
          <w:p w14:paraId="04E825A2" w14:textId="211CEB14" w:rsidR="005139FC" w:rsidRPr="00597EA0" w:rsidRDefault="005139FC" w:rsidP="00997ED7">
            <w:pPr>
              <w:pStyle w:val="Head1"/>
              <w:rPr>
                <w:b w:val="0"/>
              </w:rPr>
            </w:pPr>
            <w:r w:rsidRPr="00597EA0">
              <w:rPr>
                <w:b w:val="0"/>
              </w:rPr>
              <w:t>[35]</w:t>
            </w:r>
          </w:p>
        </w:tc>
        <w:tc>
          <w:tcPr>
            <w:tcW w:w="4228" w:type="dxa"/>
          </w:tcPr>
          <w:p w14:paraId="58F8755E" w14:textId="2581930D" w:rsidR="005139FC" w:rsidRPr="00597EA0" w:rsidRDefault="00077EF6">
            <w:pPr>
              <w:pStyle w:val="Head1"/>
              <w:rPr>
                <w:b w:val="0"/>
              </w:rPr>
            </w:pPr>
            <w:r w:rsidRPr="00597EA0">
              <w:rPr>
                <w:b w:val="0"/>
              </w:rPr>
              <w:t xml:space="preserve">Jeremy K. Ward, Patrick </w:t>
            </w:r>
            <w:proofErr w:type="spellStart"/>
            <w:r w:rsidRPr="00597EA0">
              <w:rPr>
                <w:b w:val="0"/>
              </w:rPr>
              <w:t>Peretti-Watel</w:t>
            </w:r>
            <w:proofErr w:type="spellEnd"/>
            <w:r w:rsidRPr="00597EA0">
              <w:rPr>
                <w:b w:val="0"/>
              </w:rPr>
              <w:t xml:space="preserve">, and Pierre Verger. </w:t>
            </w:r>
            <w:r w:rsidR="005139FC" w:rsidRPr="00597EA0">
              <w:rPr>
                <w:b w:val="0"/>
              </w:rPr>
              <w:t xml:space="preserve">2016. Vaccine criticism on the Internet: Propositions for future research. </w:t>
            </w:r>
            <w:r w:rsidR="005139FC" w:rsidRPr="00597EA0">
              <w:rPr>
                <w:b w:val="0"/>
                <w:i/>
              </w:rPr>
              <w:t xml:space="preserve">Human Vaccines &amp; </w:t>
            </w:r>
            <w:proofErr w:type="spellStart"/>
            <w:r w:rsidR="005139FC" w:rsidRPr="00597EA0">
              <w:rPr>
                <w:b w:val="0"/>
                <w:i/>
              </w:rPr>
              <w:t>Immunotherapeutics</w:t>
            </w:r>
            <w:proofErr w:type="spellEnd"/>
            <w:r w:rsidR="005139FC" w:rsidRPr="00597EA0">
              <w:rPr>
                <w:b w:val="0"/>
              </w:rPr>
              <w:t xml:space="preserve">. 12, 7 (Jul. 2016), 1924–1929. </w:t>
            </w:r>
            <w:r w:rsidRPr="00597EA0">
              <w:rPr>
                <w:b w:val="0"/>
              </w:rPr>
              <w:t>DOI: 10.1080/21645515.2016.1146430.</w:t>
            </w:r>
          </w:p>
        </w:tc>
      </w:tr>
      <w:tr w:rsidR="005139FC" w:rsidRPr="00597EA0" w14:paraId="4E576D44" w14:textId="77777777" w:rsidTr="006F5306">
        <w:tc>
          <w:tcPr>
            <w:tcW w:w="562" w:type="dxa"/>
          </w:tcPr>
          <w:p w14:paraId="756D3A52" w14:textId="54AE24B5" w:rsidR="005139FC" w:rsidRPr="00597EA0" w:rsidRDefault="005F7F90" w:rsidP="00997ED7">
            <w:pPr>
              <w:pStyle w:val="Head1"/>
              <w:rPr>
                <w:b w:val="0"/>
              </w:rPr>
            </w:pPr>
            <w:r w:rsidRPr="00597EA0">
              <w:rPr>
                <w:b w:val="0"/>
              </w:rPr>
              <w:t>[36]</w:t>
            </w:r>
          </w:p>
        </w:tc>
        <w:tc>
          <w:tcPr>
            <w:tcW w:w="4228" w:type="dxa"/>
          </w:tcPr>
          <w:p w14:paraId="7A634B94" w14:textId="08CC60DE" w:rsidR="005139FC" w:rsidRPr="00597EA0" w:rsidRDefault="00077EF6" w:rsidP="00597EA0">
            <w:pPr>
              <w:spacing w:line="240" w:lineRule="auto"/>
              <w:jc w:val="left"/>
            </w:pPr>
            <w:r w:rsidRPr="00597EA0">
              <w:rPr>
                <w:sz w:val="20"/>
                <w:szCs w:val="20"/>
              </w:rPr>
              <w:t>World Health Organization (</w:t>
            </w:r>
            <w:r w:rsidR="005F7F90" w:rsidRPr="00597EA0">
              <w:rPr>
                <w:sz w:val="20"/>
                <w:szCs w:val="20"/>
              </w:rPr>
              <w:t>WHO</w:t>
            </w:r>
            <w:r w:rsidRPr="00597EA0">
              <w:rPr>
                <w:sz w:val="20"/>
                <w:szCs w:val="20"/>
              </w:rPr>
              <w:t>)</w:t>
            </w:r>
            <w:r w:rsidR="005F7F90" w:rsidRPr="00597EA0">
              <w:rPr>
                <w:sz w:val="20"/>
                <w:szCs w:val="20"/>
              </w:rPr>
              <w:t xml:space="preserve">. </w:t>
            </w:r>
            <w:r w:rsidRPr="00597EA0">
              <w:rPr>
                <w:sz w:val="20"/>
                <w:szCs w:val="20"/>
              </w:rPr>
              <w:t xml:space="preserve">2013. </w:t>
            </w:r>
            <w:r w:rsidR="005F7F90" w:rsidRPr="00597EA0">
              <w:rPr>
                <w:sz w:val="20"/>
                <w:szCs w:val="20"/>
              </w:rPr>
              <w:t>Global Vaccine Action Plan 2011-2020</w:t>
            </w:r>
            <w:r w:rsidRPr="00597EA0">
              <w:rPr>
                <w:sz w:val="20"/>
                <w:szCs w:val="20"/>
              </w:rPr>
              <w:t xml:space="preserve">. </w:t>
            </w:r>
            <w:proofErr w:type="spellStart"/>
            <w:r w:rsidRPr="00597EA0">
              <w:rPr>
                <w:sz w:val="20"/>
                <w:szCs w:val="20"/>
              </w:rPr>
              <w:t>Retreived</w:t>
            </w:r>
            <w:proofErr w:type="spellEnd"/>
            <w:r w:rsidRPr="00597EA0">
              <w:rPr>
                <w:sz w:val="20"/>
                <w:szCs w:val="20"/>
              </w:rPr>
              <w:t xml:space="preserve"> March 2, 2018 from </w:t>
            </w:r>
            <w:hyperlink r:id="rId28" w:history="1">
              <w:r w:rsidR="002F770C" w:rsidRPr="00597EA0">
                <w:rPr>
                  <w:rStyle w:val="Hyperlink"/>
                  <w:sz w:val="20"/>
                  <w:szCs w:val="20"/>
                </w:rPr>
                <w:t>http://www.who.int/immunization/global_vaccine_action_plan/GVAP_doc_2011_2020/en/</w:t>
              </w:r>
            </w:hyperlink>
            <w:r w:rsidR="002F770C" w:rsidRPr="00597EA0">
              <w:rPr>
                <w:sz w:val="20"/>
                <w:szCs w:val="20"/>
              </w:rPr>
              <w:t xml:space="preserve">. </w:t>
            </w:r>
            <w:r w:rsidRPr="00597EA0">
              <w:rPr>
                <w:sz w:val="20"/>
                <w:szCs w:val="20"/>
              </w:rPr>
              <w:t xml:space="preserve"> </w:t>
            </w:r>
          </w:p>
        </w:tc>
      </w:tr>
      <w:tr w:rsidR="005F7F90" w:rsidRPr="00597EA0" w14:paraId="4C776FFD" w14:textId="77777777" w:rsidTr="006F5306">
        <w:tc>
          <w:tcPr>
            <w:tcW w:w="562" w:type="dxa"/>
          </w:tcPr>
          <w:p w14:paraId="3B5BBAD9" w14:textId="44D6A01B" w:rsidR="005F7F90" w:rsidRPr="00597EA0" w:rsidRDefault="005F7F90" w:rsidP="00997ED7">
            <w:pPr>
              <w:pStyle w:val="Head1"/>
              <w:rPr>
                <w:b w:val="0"/>
              </w:rPr>
            </w:pPr>
            <w:r w:rsidRPr="00597EA0">
              <w:rPr>
                <w:b w:val="0"/>
              </w:rPr>
              <w:t>[37]</w:t>
            </w:r>
          </w:p>
        </w:tc>
        <w:tc>
          <w:tcPr>
            <w:tcW w:w="4228" w:type="dxa"/>
          </w:tcPr>
          <w:p w14:paraId="491BD998" w14:textId="6D58513E" w:rsidR="005F7F90" w:rsidRPr="00597EA0" w:rsidRDefault="00077EF6">
            <w:pPr>
              <w:pStyle w:val="Head1"/>
              <w:rPr>
                <w:b w:val="0"/>
              </w:rPr>
            </w:pPr>
            <w:proofErr w:type="spellStart"/>
            <w:r w:rsidRPr="00597EA0">
              <w:rPr>
                <w:b w:val="0"/>
              </w:rPr>
              <w:t>Kumanan</w:t>
            </w:r>
            <w:proofErr w:type="spellEnd"/>
            <w:r w:rsidRPr="00597EA0">
              <w:rPr>
                <w:b w:val="0"/>
              </w:rPr>
              <w:t xml:space="preserve"> Wilson and Jennifer Keelan. </w:t>
            </w:r>
            <w:r w:rsidR="005F7F90" w:rsidRPr="00597EA0">
              <w:rPr>
                <w:b w:val="0"/>
              </w:rPr>
              <w:t>2013. Social media and the empowering of opponents of medical technologies: The case of anti-</w:t>
            </w:r>
            <w:proofErr w:type="spellStart"/>
            <w:r w:rsidR="005F7F90" w:rsidRPr="00597EA0">
              <w:rPr>
                <w:b w:val="0"/>
              </w:rPr>
              <w:t>vaccinationism</w:t>
            </w:r>
            <w:proofErr w:type="spellEnd"/>
            <w:r w:rsidR="005F7F90" w:rsidRPr="00597EA0">
              <w:rPr>
                <w:b w:val="0"/>
              </w:rPr>
              <w:t xml:space="preserve">. </w:t>
            </w:r>
            <w:r w:rsidR="005F7F90" w:rsidRPr="00597EA0">
              <w:rPr>
                <w:b w:val="0"/>
                <w:i/>
              </w:rPr>
              <w:t>Journal of Medical Internet Research.</w:t>
            </w:r>
            <w:r w:rsidR="005F7F90" w:rsidRPr="00597EA0">
              <w:rPr>
                <w:b w:val="0"/>
              </w:rPr>
              <w:t xml:space="preserve"> 15, 5 (May 2013)</w:t>
            </w:r>
            <w:r w:rsidRPr="00597EA0">
              <w:rPr>
                <w:b w:val="0"/>
              </w:rPr>
              <w:t>, e103</w:t>
            </w:r>
            <w:r w:rsidR="005F7F90" w:rsidRPr="00597EA0">
              <w:rPr>
                <w:b w:val="0"/>
              </w:rPr>
              <w:t>.</w:t>
            </w:r>
            <w:r w:rsidRPr="00597EA0">
              <w:rPr>
                <w:b w:val="0"/>
              </w:rPr>
              <w:t xml:space="preserve"> DOI: 10.2196/jmir.2409.</w:t>
            </w:r>
          </w:p>
        </w:tc>
      </w:tr>
      <w:tr w:rsidR="005F7F90" w:rsidRPr="00597EA0" w14:paraId="1FF5E179" w14:textId="77777777" w:rsidTr="006F5306">
        <w:tc>
          <w:tcPr>
            <w:tcW w:w="562" w:type="dxa"/>
          </w:tcPr>
          <w:p w14:paraId="1D101999" w14:textId="436F42C3" w:rsidR="005F7F90" w:rsidRPr="00597EA0" w:rsidRDefault="005F7F90" w:rsidP="00997ED7">
            <w:pPr>
              <w:pStyle w:val="Head1"/>
              <w:rPr>
                <w:b w:val="0"/>
              </w:rPr>
            </w:pPr>
            <w:r w:rsidRPr="00597EA0">
              <w:rPr>
                <w:b w:val="0"/>
              </w:rPr>
              <w:t>[38]</w:t>
            </w:r>
          </w:p>
        </w:tc>
        <w:tc>
          <w:tcPr>
            <w:tcW w:w="4228" w:type="dxa"/>
          </w:tcPr>
          <w:p w14:paraId="0DB2D083" w14:textId="76024457" w:rsidR="005F7F90" w:rsidRPr="00597EA0" w:rsidRDefault="006B77BA">
            <w:pPr>
              <w:pStyle w:val="Head1"/>
              <w:rPr>
                <w:b w:val="0"/>
              </w:rPr>
            </w:pPr>
            <w:r w:rsidRPr="00597EA0">
              <w:rPr>
                <w:b w:val="0"/>
              </w:rPr>
              <w:t xml:space="preserve">Stephen C. Wright Arthur Aron, Tracy McLaughlin-Volpe and Stacy A. </w:t>
            </w:r>
            <w:proofErr w:type="spellStart"/>
            <w:r w:rsidRPr="00597EA0">
              <w:rPr>
                <w:b w:val="0"/>
              </w:rPr>
              <w:t>Ropp</w:t>
            </w:r>
            <w:proofErr w:type="spellEnd"/>
            <w:r w:rsidRPr="00597EA0">
              <w:rPr>
                <w:b w:val="0"/>
              </w:rPr>
              <w:t xml:space="preserve">. </w:t>
            </w:r>
            <w:r w:rsidR="005F7F90" w:rsidRPr="00597EA0">
              <w:rPr>
                <w:b w:val="0"/>
              </w:rPr>
              <w:t xml:space="preserve">1997. The extended contact effect: Knowledge of cross-group friendships and prejudice. </w:t>
            </w:r>
            <w:r w:rsidR="005F7F90" w:rsidRPr="00597EA0">
              <w:rPr>
                <w:b w:val="0"/>
                <w:i/>
                <w:iCs/>
              </w:rPr>
              <w:t xml:space="preserve">Journal of Personality and Social </w:t>
            </w:r>
            <w:r w:rsidRPr="00597EA0">
              <w:rPr>
                <w:b w:val="0"/>
                <w:i/>
                <w:iCs/>
              </w:rPr>
              <w:t>P</w:t>
            </w:r>
            <w:r w:rsidR="005F7F90" w:rsidRPr="00597EA0">
              <w:rPr>
                <w:b w:val="0"/>
                <w:i/>
                <w:iCs/>
              </w:rPr>
              <w:t>sychology</w:t>
            </w:r>
            <w:r w:rsidR="005F7F90" w:rsidRPr="00597EA0">
              <w:rPr>
                <w:b w:val="0"/>
              </w:rPr>
              <w:t>. 73, 1 (</w:t>
            </w:r>
            <w:r w:rsidRPr="00597EA0">
              <w:rPr>
                <w:b w:val="0"/>
              </w:rPr>
              <w:t xml:space="preserve">Jul. </w:t>
            </w:r>
            <w:r w:rsidR="005F7F90" w:rsidRPr="00597EA0">
              <w:rPr>
                <w:b w:val="0"/>
              </w:rPr>
              <w:t>1997), 73</w:t>
            </w:r>
            <w:r w:rsidRPr="00597EA0">
              <w:rPr>
                <w:b w:val="0"/>
              </w:rPr>
              <w:t>–90</w:t>
            </w:r>
            <w:r w:rsidR="005F7F90" w:rsidRPr="00597EA0">
              <w:rPr>
                <w:b w:val="0"/>
              </w:rPr>
              <w:t>.</w:t>
            </w:r>
          </w:p>
        </w:tc>
      </w:tr>
      <w:tr w:rsidR="005F7F90" w:rsidRPr="00597EA0" w14:paraId="6D40B14A" w14:textId="77777777" w:rsidTr="006F5306">
        <w:tc>
          <w:tcPr>
            <w:tcW w:w="562" w:type="dxa"/>
          </w:tcPr>
          <w:p w14:paraId="6E0E98DE" w14:textId="1DD08864" w:rsidR="005F7F90" w:rsidRPr="00597EA0" w:rsidRDefault="005F7F90" w:rsidP="00997ED7">
            <w:pPr>
              <w:pStyle w:val="Head1"/>
              <w:rPr>
                <w:b w:val="0"/>
              </w:rPr>
            </w:pPr>
            <w:r w:rsidRPr="00597EA0">
              <w:rPr>
                <w:b w:val="0"/>
              </w:rPr>
              <w:t>[39]</w:t>
            </w:r>
          </w:p>
        </w:tc>
        <w:tc>
          <w:tcPr>
            <w:tcW w:w="4228" w:type="dxa"/>
          </w:tcPr>
          <w:p w14:paraId="410B6579" w14:textId="10F27431" w:rsidR="005F7F90" w:rsidRPr="00597EA0" w:rsidRDefault="00AB6D2B">
            <w:pPr>
              <w:pStyle w:val="Head1"/>
              <w:rPr>
                <w:b w:val="0"/>
              </w:rPr>
            </w:pPr>
            <w:r w:rsidRPr="00597EA0">
              <w:rPr>
                <w:b w:val="0"/>
              </w:rPr>
              <w:t xml:space="preserve">Sarita </w:t>
            </w:r>
            <w:proofErr w:type="spellStart"/>
            <w:r w:rsidRPr="00597EA0">
              <w:rPr>
                <w:b w:val="0"/>
              </w:rPr>
              <w:t>Yardi</w:t>
            </w:r>
            <w:proofErr w:type="spellEnd"/>
            <w:r w:rsidRPr="00597EA0">
              <w:rPr>
                <w:b w:val="0"/>
              </w:rPr>
              <w:t xml:space="preserve"> and </w:t>
            </w:r>
            <w:proofErr w:type="spellStart"/>
            <w:r w:rsidRPr="00597EA0">
              <w:rPr>
                <w:b w:val="0"/>
              </w:rPr>
              <w:t>Danah</w:t>
            </w:r>
            <w:proofErr w:type="spellEnd"/>
            <w:r w:rsidRPr="00597EA0">
              <w:rPr>
                <w:b w:val="0"/>
              </w:rPr>
              <w:t xml:space="preserve"> Boyd</w:t>
            </w:r>
            <w:r w:rsidR="005F7F90" w:rsidRPr="00597EA0">
              <w:rPr>
                <w:b w:val="0"/>
              </w:rPr>
              <w:t xml:space="preserve">. 2010. Dynamic debates: An analysis of group polarization over time on Twitter. </w:t>
            </w:r>
            <w:r w:rsidR="005F7F90" w:rsidRPr="00597EA0">
              <w:rPr>
                <w:b w:val="0"/>
                <w:i/>
              </w:rPr>
              <w:t xml:space="preserve">Bulletin of Science, Technology &amp; Society. </w:t>
            </w:r>
            <w:r w:rsidR="005F7F90" w:rsidRPr="00597EA0">
              <w:rPr>
                <w:b w:val="0"/>
              </w:rPr>
              <w:t>30, 5 (</w:t>
            </w:r>
            <w:r w:rsidRPr="00597EA0">
              <w:rPr>
                <w:b w:val="0"/>
              </w:rPr>
              <w:t xml:space="preserve">Sep. </w:t>
            </w:r>
            <w:r w:rsidR="005F7F90" w:rsidRPr="00597EA0">
              <w:rPr>
                <w:b w:val="0"/>
              </w:rPr>
              <w:t>2010), 316–327.</w:t>
            </w:r>
            <w:r w:rsidRPr="00597EA0">
              <w:rPr>
                <w:b w:val="0"/>
              </w:rPr>
              <w:t xml:space="preserve"> DOI: 10.1177/0270467610380011.</w:t>
            </w:r>
          </w:p>
        </w:tc>
      </w:tr>
      <w:tr w:rsidR="005F7F90" w:rsidRPr="00597EA0" w14:paraId="417C877E" w14:textId="77777777" w:rsidTr="006F5306">
        <w:tc>
          <w:tcPr>
            <w:tcW w:w="562" w:type="dxa"/>
          </w:tcPr>
          <w:p w14:paraId="65DE5805" w14:textId="6614C2F8" w:rsidR="005F7F90" w:rsidRPr="00597EA0" w:rsidRDefault="005F7F90" w:rsidP="00997ED7">
            <w:pPr>
              <w:pStyle w:val="Head1"/>
              <w:rPr>
                <w:b w:val="0"/>
              </w:rPr>
            </w:pPr>
            <w:r w:rsidRPr="00597EA0">
              <w:rPr>
                <w:b w:val="0"/>
              </w:rPr>
              <w:t>[40]</w:t>
            </w:r>
          </w:p>
        </w:tc>
        <w:tc>
          <w:tcPr>
            <w:tcW w:w="4228" w:type="dxa"/>
          </w:tcPr>
          <w:p w14:paraId="1DE3A6A3" w14:textId="6DC2F0EB" w:rsidR="002572FF" w:rsidRPr="00597EA0" w:rsidRDefault="00090904">
            <w:pPr>
              <w:pStyle w:val="Head1"/>
              <w:rPr>
                <w:b w:val="0"/>
              </w:rPr>
            </w:pPr>
            <w:proofErr w:type="spellStart"/>
            <w:r w:rsidRPr="00597EA0">
              <w:rPr>
                <w:b w:val="0"/>
              </w:rPr>
              <w:t>Elad</w:t>
            </w:r>
            <w:proofErr w:type="spellEnd"/>
            <w:r w:rsidRPr="00597EA0">
              <w:rPr>
                <w:b w:val="0"/>
              </w:rPr>
              <w:t xml:space="preserve"> Yom-Tov and Luis Fernandez-</w:t>
            </w:r>
            <w:proofErr w:type="spellStart"/>
            <w:r w:rsidRPr="00597EA0">
              <w:rPr>
                <w:b w:val="0"/>
              </w:rPr>
              <w:t>Luque</w:t>
            </w:r>
            <w:proofErr w:type="spellEnd"/>
            <w:r w:rsidRPr="00597EA0">
              <w:rPr>
                <w:b w:val="0"/>
              </w:rPr>
              <w:t xml:space="preserve">. </w:t>
            </w:r>
            <w:r w:rsidR="005F7F90" w:rsidRPr="00597EA0">
              <w:rPr>
                <w:b w:val="0"/>
              </w:rPr>
              <w:t xml:space="preserve">2014. Information is in the eye of the beholder: Seeking information on the MMR vaccine through an Internet search engine. </w:t>
            </w:r>
            <w:r w:rsidR="002572FF" w:rsidRPr="00597EA0">
              <w:rPr>
                <w:b w:val="0"/>
              </w:rPr>
              <w:t xml:space="preserve">In </w:t>
            </w:r>
            <w:r w:rsidR="002572FF" w:rsidRPr="00597EA0">
              <w:rPr>
                <w:b w:val="0"/>
                <w:i/>
              </w:rPr>
              <w:t xml:space="preserve">Proceedings 2014 of the </w:t>
            </w:r>
            <w:r w:rsidR="005F7F90" w:rsidRPr="00597EA0">
              <w:rPr>
                <w:b w:val="0"/>
                <w:i/>
              </w:rPr>
              <w:t>AMIA Annual Symposium.</w:t>
            </w:r>
            <w:r w:rsidR="002572FF" w:rsidRPr="00597EA0">
              <w:rPr>
                <w:b w:val="0"/>
              </w:rPr>
              <w:t xml:space="preserve"> AMIA, Washington DC. 1238–1247.</w:t>
            </w:r>
          </w:p>
        </w:tc>
      </w:tr>
      <w:tr w:rsidR="005F7F90" w:rsidRPr="00597EA0" w14:paraId="1FA4602D" w14:textId="77777777" w:rsidTr="006F5306">
        <w:tc>
          <w:tcPr>
            <w:tcW w:w="562" w:type="dxa"/>
          </w:tcPr>
          <w:p w14:paraId="6166C32A" w14:textId="257E5002" w:rsidR="005F7F90" w:rsidRPr="00597EA0" w:rsidRDefault="005F7F90" w:rsidP="00997ED7">
            <w:pPr>
              <w:pStyle w:val="Head1"/>
              <w:rPr>
                <w:b w:val="0"/>
              </w:rPr>
            </w:pPr>
            <w:r w:rsidRPr="00597EA0">
              <w:rPr>
                <w:b w:val="0"/>
              </w:rPr>
              <w:t>[41]</w:t>
            </w:r>
          </w:p>
        </w:tc>
        <w:tc>
          <w:tcPr>
            <w:tcW w:w="4228" w:type="dxa"/>
          </w:tcPr>
          <w:p w14:paraId="3E5A0CA8" w14:textId="3B77E82C" w:rsidR="00774A96" w:rsidRPr="00597EA0" w:rsidRDefault="00774A96">
            <w:pPr>
              <w:pStyle w:val="Head1"/>
              <w:rPr>
                <w:b w:val="0"/>
              </w:rPr>
            </w:pPr>
            <w:proofErr w:type="spellStart"/>
            <w:r w:rsidRPr="00597EA0">
              <w:rPr>
                <w:b w:val="0"/>
              </w:rPr>
              <w:t>Xujuan</w:t>
            </w:r>
            <w:proofErr w:type="spellEnd"/>
            <w:r w:rsidRPr="00597EA0">
              <w:rPr>
                <w:b w:val="0"/>
              </w:rPr>
              <w:t xml:space="preserve"> Zhou, Enrico </w:t>
            </w:r>
            <w:proofErr w:type="spellStart"/>
            <w:r w:rsidRPr="00597EA0">
              <w:rPr>
                <w:b w:val="0"/>
              </w:rPr>
              <w:t>Coiera</w:t>
            </w:r>
            <w:proofErr w:type="spellEnd"/>
            <w:r w:rsidRPr="00597EA0">
              <w:rPr>
                <w:b w:val="0"/>
              </w:rPr>
              <w:t xml:space="preserve">, Guy </w:t>
            </w:r>
            <w:proofErr w:type="spellStart"/>
            <w:r w:rsidRPr="00597EA0">
              <w:rPr>
                <w:b w:val="0"/>
              </w:rPr>
              <w:t>Tsafnat</w:t>
            </w:r>
            <w:proofErr w:type="spellEnd"/>
            <w:r w:rsidRPr="00597EA0">
              <w:rPr>
                <w:b w:val="0"/>
              </w:rPr>
              <w:t xml:space="preserve">, Diana </w:t>
            </w:r>
            <w:proofErr w:type="spellStart"/>
            <w:r w:rsidRPr="00597EA0">
              <w:rPr>
                <w:b w:val="0"/>
              </w:rPr>
              <w:t>Arachi</w:t>
            </w:r>
            <w:proofErr w:type="spellEnd"/>
            <w:r w:rsidRPr="00597EA0">
              <w:rPr>
                <w:b w:val="0"/>
              </w:rPr>
              <w:t xml:space="preserve">, Mei-Sing Ong, and Adam G. Dunn. </w:t>
            </w:r>
            <w:r w:rsidR="005F7F90" w:rsidRPr="00597EA0">
              <w:rPr>
                <w:b w:val="0"/>
              </w:rPr>
              <w:t xml:space="preserve">2015. Using social connection information to improve opinion mining: Identifying negative sentiment about HPV vaccines on Twitter. </w:t>
            </w:r>
            <w:r w:rsidRPr="00597EA0">
              <w:rPr>
                <w:b w:val="0"/>
              </w:rPr>
              <w:t xml:space="preserve">In </w:t>
            </w:r>
            <w:r w:rsidRPr="00597EA0">
              <w:rPr>
                <w:b w:val="0"/>
                <w:i/>
              </w:rPr>
              <w:t>Proceedings of MEDINFO 2015</w:t>
            </w:r>
            <w:r w:rsidRPr="00597EA0">
              <w:rPr>
                <w:b w:val="0"/>
              </w:rPr>
              <w:t>, IOS Press, São Paulo, Brazil,</w:t>
            </w:r>
            <w:r w:rsidR="00090904" w:rsidRPr="00597EA0">
              <w:rPr>
                <w:b w:val="0"/>
              </w:rPr>
              <w:t xml:space="preserve"> </w:t>
            </w:r>
            <w:r w:rsidR="005F7F90" w:rsidRPr="00597EA0">
              <w:rPr>
                <w:b w:val="0"/>
              </w:rPr>
              <w:t>761</w:t>
            </w:r>
            <w:r w:rsidRPr="00597EA0">
              <w:rPr>
                <w:b w:val="0"/>
              </w:rPr>
              <w:t>-765</w:t>
            </w:r>
            <w:r w:rsidR="005F7F90" w:rsidRPr="00597EA0">
              <w:rPr>
                <w:b w:val="0"/>
              </w:rPr>
              <w:t xml:space="preserve">. </w:t>
            </w:r>
            <w:r w:rsidRPr="00597EA0">
              <w:rPr>
                <w:b w:val="0"/>
              </w:rPr>
              <w:t>DOI: 10.3233/978-1-61499-564-7-761.</w:t>
            </w:r>
          </w:p>
        </w:tc>
      </w:tr>
    </w:tbl>
    <w:p w14:paraId="6FF5625D" w14:textId="77777777" w:rsidR="0077324E" w:rsidRPr="00597EA0" w:rsidRDefault="0077324E" w:rsidP="006B77BA">
      <w:pPr>
        <w:pStyle w:val="Bibentry"/>
        <w:rPr>
          <w:lang w:eastAsia="zh-CN"/>
        </w:rPr>
      </w:pPr>
      <w:bookmarkStart w:id="10" w:name="bib1"/>
      <w:bookmarkEnd w:id="10"/>
    </w:p>
    <w:sectPr w:rsidR="0077324E" w:rsidRPr="00597EA0" w:rsidSect="00B03528">
      <w:footerReference w:type="default" r:id="rId29"/>
      <w:endnotePr>
        <w:numFmt w:val="decimal"/>
      </w:endnotePr>
      <w:type w:val="continuous"/>
      <w:pgSz w:w="12240" w:h="15840" w:code="9"/>
      <w:pgMar w:top="164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FACAF2" w14:textId="77777777" w:rsidR="00BC3C26" w:rsidRDefault="00BC3C26" w:rsidP="00842867">
      <w:r>
        <w:separator/>
      </w:r>
    </w:p>
  </w:endnote>
  <w:endnote w:type="continuationSeparator" w:id="0">
    <w:p w14:paraId="14792858" w14:textId="77777777" w:rsidR="00BC3C26" w:rsidRDefault="00BC3C26" w:rsidP="00842867">
      <w:r>
        <w:continuationSeparator/>
      </w:r>
    </w:p>
  </w:endnote>
  <w:endnote w:type="continuationNotice" w:id="1">
    <w:p w14:paraId="2CD0B8B2" w14:textId="77777777" w:rsidR="00BC3C26" w:rsidRDefault="00BC3C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inux Libertine">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E6CCC0" w14:textId="77777777" w:rsidR="00060C50" w:rsidRDefault="00060C50" w:rsidP="008C26F1">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0BF868B" w14:textId="77777777" w:rsidR="00060C50" w:rsidRDefault="00060C50" w:rsidP="00F72876">
    <w:pPr>
      <w:pStyle w:val="Footer"/>
      <w:framePr w:wrap="none" w:vAnchor="text" w:hAnchor="margin" w:xAlign="right" w:y="1"/>
      <w:ind w:firstLine="360"/>
      <w:rPr>
        <w:rStyle w:val="PageNumber"/>
      </w:rPr>
    </w:pPr>
    <w:r>
      <w:rPr>
        <w:rStyle w:val="PageNumber"/>
      </w:rPr>
      <w:fldChar w:fldCharType="begin"/>
    </w:r>
    <w:r>
      <w:rPr>
        <w:rStyle w:val="PageNumber"/>
      </w:rPr>
      <w:instrText xml:space="preserve">PAGE  </w:instrText>
    </w:r>
    <w:r>
      <w:rPr>
        <w:rStyle w:val="PageNumber"/>
      </w:rPr>
      <w:fldChar w:fldCharType="end"/>
    </w:r>
  </w:p>
  <w:p w14:paraId="40EBA47C" w14:textId="77777777" w:rsidR="00060C50" w:rsidRDefault="00060C50" w:rsidP="00F72876">
    <w:pPr>
      <w:pStyle w:val="Footer"/>
      <w:framePr w:wrap="none" w:vAnchor="text" w:hAnchor="margin"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283E738A" w14:textId="62269500" w:rsidR="00060C50" w:rsidRPr="00B03528" w:rsidRDefault="00060C50" w:rsidP="00F72876">
    <w:pPr>
      <w:pStyle w:val="Footer"/>
      <w:ind w:firstLine="360"/>
      <w:rPr>
        <w:rStyle w:val="PageNumber"/>
        <w:rFonts w:ascii="Linux Biolinum" w:hAnsi="Linux Biolinum" w:cs="Linux Biolinum"/>
      </w:rPr>
    </w:pPr>
  </w:p>
  <w:p w14:paraId="7EE34228" w14:textId="6ADD0A02" w:rsidR="00060C50" w:rsidRPr="00E75881" w:rsidRDefault="00060C50" w:rsidP="00E75881">
    <w:pPr>
      <w:pStyle w:val="Footer"/>
    </w:pPr>
    <w:r>
      <w:t>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949BBC" w14:textId="749AA303" w:rsidR="00060C50" w:rsidRPr="00B03528" w:rsidRDefault="00060C50" w:rsidP="002A041A">
    <w:pPr>
      <w:pStyle w:val="Footer"/>
      <w:ind w:right="360"/>
      <w:rPr>
        <w:rFonts w:ascii="Linux Biolinum" w:hAnsi="Linux Biolinum" w:cs="Linux Biolinum"/>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8CA80" w14:textId="43F8EF64" w:rsidR="00060C50" w:rsidRPr="00B03528" w:rsidRDefault="00060C50" w:rsidP="00F72876">
    <w:pPr>
      <w:pStyle w:val="Footer"/>
      <w:ind w:right="360"/>
      <w:rPr>
        <w:rFonts w:ascii="Linux Biolinum" w:hAnsi="Linux Biolinum" w:cs="Linux Biolinum"/>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BF213A" w14:textId="5840DFA4" w:rsidR="00060C50" w:rsidRPr="00B03528" w:rsidRDefault="00060C50" w:rsidP="00F72876">
    <w:pPr>
      <w:pStyle w:val="Footer"/>
      <w:ind w:right="360"/>
      <w:rPr>
        <w:rFonts w:ascii="Linux Biolinum" w:hAnsi="Linux Biolinum" w:cs="Linux Biolinum"/>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F0D3AC" w14:textId="77777777" w:rsidR="00060C50" w:rsidRDefault="00060C50">
    <w:pPr>
      <w:pStyle w:val="Footer"/>
    </w:pPr>
    <w:r>
      <w:t>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3FAA0B" w14:textId="4BD076B6" w:rsidR="00060C50" w:rsidRPr="00B03528" w:rsidRDefault="00060C50" w:rsidP="00F72876">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7FE609" w14:textId="77777777" w:rsidR="00BC3C26" w:rsidRDefault="00BC3C26" w:rsidP="00C24563">
      <w:r>
        <w:separator/>
      </w:r>
    </w:p>
  </w:footnote>
  <w:footnote w:type="continuationSeparator" w:id="0">
    <w:p w14:paraId="7B7E326E" w14:textId="77777777" w:rsidR="00BC3C26" w:rsidRDefault="00BC3C26" w:rsidP="00842867">
      <w:r>
        <w:continuationSeparator/>
      </w:r>
    </w:p>
  </w:footnote>
  <w:footnote w:type="continuationNotice" w:id="1">
    <w:p w14:paraId="41E60563" w14:textId="77777777" w:rsidR="00BC3C26" w:rsidRDefault="00BC3C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D1A191" w14:textId="77777777" w:rsidR="00060C50" w:rsidRDefault="00060C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DC8A7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812D00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CBBA3AD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151E9BF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C8EED1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68E30A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FB4961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99E177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BD66BF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AAAAAF7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7CCC8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A1968190"/>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03186DE2"/>
    <w:multiLevelType w:val="hybridMultilevel"/>
    <w:tmpl w:val="42703B26"/>
    <w:lvl w:ilvl="0" w:tplc="8D86C98E">
      <w:start w:val="1"/>
      <w:numFmt w:val="decimal"/>
      <w:lvlText w:val="%1."/>
      <w:lvlJc w:val="left"/>
      <w:pPr>
        <w:tabs>
          <w:tab w:val="num" w:pos="1008"/>
        </w:tabs>
        <w:ind w:left="1008"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5511EB4"/>
    <w:multiLevelType w:val="hybridMultilevel"/>
    <w:tmpl w:val="9954A5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086183"/>
    <w:multiLevelType w:val="hybridMultilevel"/>
    <w:tmpl w:val="59C2EC3C"/>
    <w:lvl w:ilvl="0" w:tplc="04100019">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15:restartNumberingAfterBreak="0">
    <w:nsid w:val="0CFC57E0"/>
    <w:multiLevelType w:val="hybridMultilevel"/>
    <w:tmpl w:val="5C2C7784"/>
    <w:lvl w:ilvl="0" w:tplc="F44810E4">
      <w:start w:val="14"/>
      <w:numFmt w:val="bullet"/>
      <w:lvlText w:val=""/>
      <w:lvlJc w:val="left"/>
      <w:pPr>
        <w:ind w:left="720" w:hanging="360"/>
      </w:pPr>
      <w:rPr>
        <w:rFonts w:ascii="Symbol" w:eastAsia="PMingLiU"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147E4EC5"/>
    <w:multiLevelType w:val="hybridMultilevel"/>
    <w:tmpl w:val="C310B6E0"/>
    <w:lvl w:ilvl="0" w:tplc="D350608E">
      <w:start w:val="1"/>
      <w:numFmt w:val="decimal"/>
      <w:lvlText w:val="%1."/>
      <w:lvlJc w:val="left"/>
      <w:pPr>
        <w:ind w:left="360" w:hanging="360"/>
      </w:pPr>
      <w:rPr>
        <w:rFonts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1ADD4A11"/>
    <w:multiLevelType w:val="hybridMultilevel"/>
    <w:tmpl w:val="211477C6"/>
    <w:lvl w:ilvl="0" w:tplc="4E1CD5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9" w15:restartNumberingAfterBreak="0">
    <w:nsid w:val="1BC510FB"/>
    <w:multiLevelType w:val="hybridMultilevel"/>
    <w:tmpl w:val="2AEAD4CE"/>
    <w:lvl w:ilvl="0" w:tplc="3C62CB0C">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0" w15:restartNumberingAfterBreak="0">
    <w:nsid w:val="1CF5090C"/>
    <w:multiLevelType w:val="multilevel"/>
    <w:tmpl w:val="2264B596"/>
    <w:lvl w:ilvl="0">
      <w:start w:val="1"/>
      <w:numFmt w:val="decimal"/>
      <w:lvlRestart w:val="0"/>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1"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BF21E3E"/>
    <w:multiLevelType w:val="hybridMultilevel"/>
    <w:tmpl w:val="2AEAD4CE"/>
    <w:lvl w:ilvl="0" w:tplc="3C62CB0C">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3" w15:restartNumberingAfterBreak="0">
    <w:nsid w:val="2C4A519C"/>
    <w:multiLevelType w:val="hybridMultilevel"/>
    <w:tmpl w:val="50BCC850"/>
    <w:lvl w:ilvl="0" w:tplc="297A9708">
      <w:start w:val="1"/>
      <w:numFmt w:val="decimal"/>
      <w:lvlText w:val="%1."/>
      <w:lvlJc w:val="left"/>
      <w:pPr>
        <w:tabs>
          <w:tab w:val="num" w:pos="864"/>
        </w:tabs>
        <w:ind w:left="864"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2E216CEF"/>
    <w:multiLevelType w:val="hybridMultilevel"/>
    <w:tmpl w:val="179AACE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317E58F0"/>
    <w:multiLevelType w:val="multilevel"/>
    <w:tmpl w:val="6EF40410"/>
    <w:lvl w:ilvl="0">
      <w:start w:val="1"/>
      <w:numFmt w:val="decimal"/>
      <w:lvlText w:val="%1."/>
      <w:lvlJc w:val="left"/>
      <w:pPr>
        <w:tabs>
          <w:tab w:val="num" w:pos="360"/>
        </w:tabs>
        <w:ind w:left="360" w:hanging="360"/>
      </w:pPr>
      <w:rPr>
        <w:rFonts w:ascii="Book Antiqua" w:hAnsi="Book Antiqua" w:hint="default"/>
        <w:b w:val="0"/>
        <w:i w:val="0"/>
        <w:sz w:val="20"/>
      </w:rPr>
    </w:lvl>
    <w:lvl w:ilvl="1">
      <w:start w:val="1"/>
      <w:numFmt w:val="bullet"/>
      <w:lvlText w:val=""/>
      <w:lvlJc w:val="left"/>
      <w:pPr>
        <w:tabs>
          <w:tab w:val="num" w:pos="720"/>
        </w:tabs>
        <w:ind w:left="720" w:hanging="360"/>
      </w:pPr>
      <w:rPr>
        <w:rFonts w:ascii="Wingdings" w:hAnsi="Wingdings" w:hint="default"/>
        <w:b w:val="0"/>
        <w:i w:val="0"/>
        <w:color w:val="auto"/>
      </w:rPr>
    </w:lvl>
    <w:lvl w:ilvl="2">
      <w:start w:val="1"/>
      <w:numFmt w:val="lowerLetter"/>
      <w:lvlText w:val="%3)"/>
      <w:lvlJc w:val="left"/>
      <w:pPr>
        <w:tabs>
          <w:tab w:val="num" w:pos="1080"/>
        </w:tabs>
        <w:ind w:left="1080" w:hanging="360"/>
      </w:pPr>
      <w:rPr>
        <w:rFonts w:ascii="Book Antiqua" w:hAnsi="Book Antiqua" w:hint="default"/>
        <w:b w:val="0"/>
        <w:i w:val="0"/>
        <w:sz w:val="20"/>
      </w:rPr>
    </w:lvl>
    <w:lvl w:ilvl="3">
      <w:start w:val="1"/>
      <w:numFmt w:val="lowerRoman"/>
      <w:lvlText w:val="%4)"/>
      <w:lvlJc w:val="left"/>
      <w:pPr>
        <w:tabs>
          <w:tab w:val="num" w:pos="1800"/>
        </w:tabs>
        <w:ind w:left="1440" w:hanging="360"/>
      </w:pPr>
      <w:rPr>
        <w:rFonts w:ascii="Book Antiqua" w:hAnsi="Book Antiqua" w:hint="default"/>
        <w:b w:val="0"/>
        <w:i w:val="0"/>
        <w:sz w:val="20"/>
      </w:rPr>
    </w:lvl>
    <w:lvl w:ilvl="4">
      <w:start w:val="1"/>
      <w:numFmt w:val="decimal"/>
      <w:lvlText w:val="%1.%2.%3.%4.%5"/>
      <w:lvlJc w:val="left"/>
      <w:pPr>
        <w:tabs>
          <w:tab w:val="num" w:pos="1080"/>
        </w:tabs>
        <w:ind w:left="1080" w:hanging="1080"/>
      </w:pPr>
      <w:rPr>
        <w:rFonts w:hint="default"/>
        <w:sz w:val="24"/>
      </w:rPr>
    </w:lvl>
    <w:lvl w:ilvl="5">
      <w:start w:val="1"/>
      <w:numFmt w:val="decimal"/>
      <w:lvlText w:val="%1.%2.%3.%4.%5.%6"/>
      <w:lvlJc w:val="left"/>
      <w:pPr>
        <w:tabs>
          <w:tab w:val="num" w:pos="1440"/>
        </w:tabs>
        <w:ind w:left="1080" w:hanging="1080"/>
      </w:pPr>
      <w:rPr>
        <w:rFonts w:hint="default"/>
        <w:sz w:val="24"/>
      </w:rPr>
    </w:lvl>
    <w:lvl w:ilvl="6">
      <w:start w:val="1"/>
      <w:numFmt w:val="decimal"/>
      <w:lvlText w:val="%1.%2.%3.%4.%5.%6.%7"/>
      <w:lvlJc w:val="left"/>
      <w:pPr>
        <w:tabs>
          <w:tab w:val="num" w:pos="1440"/>
        </w:tabs>
        <w:ind w:left="1440" w:hanging="1440"/>
      </w:pPr>
      <w:rPr>
        <w:rFonts w:hint="default"/>
        <w:sz w:val="24"/>
      </w:rPr>
    </w:lvl>
    <w:lvl w:ilvl="7">
      <w:start w:val="1"/>
      <w:numFmt w:val="decimal"/>
      <w:lvlText w:val="%1.%2.%3.%4.%5.%6.%7.%8"/>
      <w:lvlJc w:val="left"/>
      <w:pPr>
        <w:tabs>
          <w:tab w:val="num" w:pos="1800"/>
        </w:tabs>
        <w:ind w:left="1440" w:hanging="1440"/>
      </w:pPr>
      <w:rPr>
        <w:rFonts w:hint="default"/>
        <w:sz w:val="24"/>
      </w:rPr>
    </w:lvl>
    <w:lvl w:ilvl="8">
      <w:start w:val="1"/>
      <w:numFmt w:val="decimal"/>
      <w:lvlText w:val="%1.%2.%3.%4.%5.%6.%7.%8.%9"/>
      <w:lvlJc w:val="left"/>
      <w:pPr>
        <w:tabs>
          <w:tab w:val="num" w:pos="1800"/>
        </w:tabs>
        <w:ind w:left="1800" w:hanging="1800"/>
      </w:pPr>
      <w:rPr>
        <w:rFonts w:hint="default"/>
        <w:sz w:val="24"/>
      </w:rPr>
    </w:lvl>
  </w:abstractNum>
  <w:abstractNum w:abstractNumId="27"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28" w15:restartNumberingAfterBreak="0">
    <w:nsid w:val="3CD922D9"/>
    <w:multiLevelType w:val="hybridMultilevel"/>
    <w:tmpl w:val="9B48C8EC"/>
    <w:lvl w:ilvl="0" w:tplc="78E2D246">
      <w:start w:val="1"/>
      <w:numFmt w:val="bullet"/>
      <w:lvlText w:val="-"/>
      <w:lvlJc w:val="left"/>
      <w:pPr>
        <w:tabs>
          <w:tab w:val="num" w:pos="504"/>
        </w:tabs>
        <w:ind w:left="504" w:hanging="504"/>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D761600"/>
    <w:multiLevelType w:val="multilevel"/>
    <w:tmpl w:val="6784C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FC406E1"/>
    <w:multiLevelType w:val="hybridMultilevel"/>
    <w:tmpl w:val="289C6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52448F"/>
    <w:multiLevelType w:val="hybridMultilevel"/>
    <w:tmpl w:val="E0E44CEE"/>
    <w:lvl w:ilvl="0" w:tplc="A2BC6D68">
      <w:start w:val="1"/>
      <w:numFmt w:val="bullet"/>
      <w:lvlRestart w:val="0"/>
      <w:lvlText w:val=""/>
      <w:lvlJc w:val="left"/>
      <w:pPr>
        <w:tabs>
          <w:tab w:val="num" w:pos="10"/>
        </w:tabs>
        <w:ind w:left="10" w:hanging="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33" w15:restartNumberingAfterBreak="0">
    <w:nsid w:val="4A2A02E9"/>
    <w:multiLevelType w:val="hybridMultilevel"/>
    <w:tmpl w:val="8F2AA114"/>
    <w:lvl w:ilvl="0" w:tplc="59A0AD2A">
      <w:start w:val="1"/>
      <w:numFmt w:val="decimal"/>
      <w:lvlText w:val="%1."/>
      <w:lvlJc w:val="left"/>
      <w:pPr>
        <w:tabs>
          <w:tab w:val="num" w:pos="365"/>
        </w:tabs>
        <w:ind w:left="36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E4C0907"/>
    <w:multiLevelType w:val="hybridMultilevel"/>
    <w:tmpl w:val="211477C6"/>
    <w:lvl w:ilvl="0" w:tplc="4E1CD5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5"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36" w15:restartNumberingAfterBreak="0">
    <w:nsid w:val="5E443272"/>
    <w:multiLevelType w:val="hybridMultilevel"/>
    <w:tmpl w:val="EF72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8"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9"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41" w15:restartNumberingAfterBreak="0">
    <w:nsid w:val="6DAB1946"/>
    <w:multiLevelType w:val="hybridMultilevel"/>
    <w:tmpl w:val="821A8960"/>
    <w:lvl w:ilvl="0" w:tplc="AE4083F0">
      <w:start w:val="1"/>
      <w:numFmt w:val="upperRoman"/>
      <w:lvlText w:val="%1."/>
      <w:lvlJc w:val="left"/>
      <w:pPr>
        <w:tabs>
          <w:tab w:val="num" w:pos="720"/>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DE11E14"/>
    <w:multiLevelType w:val="hybridMultilevel"/>
    <w:tmpl w:val="B022BC02"/>
    <w:lvl w:ilvl="0" w:tplc="CDCEE994">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7583A02"/>
    <w:multiLevelType w:val="hybridMultilevel"/>
    <w:tmpl w:val="9CACFF9A"/>
    <w:lvl w:ilvl="0" w:tplc="4AA86FB4">
      <w:start w:val="1"/>
      <w:numFmt w:val="bullet"/>
      <w:lvlText w:val="-"/>
      <w:lvlJc w:val="left"/>
      <w:pPr>
        <w:tabs>
          <w:tab w:val="num" w:pos="1008"/>
        </w:tabs>
        <w:ind w:left="1008" w:hanging="504"/>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abstractNumId w:val="17"/>
  </w:num>
  <w:num w:numId="2">
    <w:abstractNumId w:val="16"/>
  </w:num>
  <w:num w:numId="3">
    <w:abstractNumId w:val="14"/>
  </w:num>
  <w:num w:numId="4">
    <w:abstractNumId w:val="19"/>
  </w:num>
  <w:num w:numId="5">
    <w:abstractNumId w:val="22"/>
  </w:num>
  <w:num w:numId="6">
    <w:abstractNumId w:val="25"/>
  </w:num>
  <w:num w:numId="7">
    <w:abstractNumId w:val="13"/>
  </w:num>
  <w:num w:numId="8">
    <w:abstractNumId w:val="18"/>
  </w:num>
  <w:num w:numId="9">
    <w:abstractNumId w:val="34"/>
  </w:num>
  <w:num w:numId="10">
    <w:abstractNumId w:val="0"/>
  </w:num>
  <w:num w:numId="11">
    <w:abstractNumId w:val="20"/>
  </w:num>
  <w:num w:numId="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31"/>
  </w:num>
  <w:num w:numId="15">
    <w:abstractNumId w:val="28"/>
  </w:num>
  <w:num w:numId="16">
    <w:abstractNumId w:val="43"/>
  </w:num>
  <w:num w:numId="17">
    <w:abstractNumId w:val="26"/>
  </w:num>
  <w:num w:numId="18">
    <w:abstractNumId w:val="12"/>
  </w:num>
  <w:num w:numId="19">
    <w:abstractNumId w:val="33"/>
  </w:num>
  <w:num w:numId="20">
    <w:abstractNumId w:val="41"/>
  </w:num>
  <w:num w:numId="21">
    <w:abstractNumId w:val="42"/>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9"/>
  </w:num>
  <w:num w:numId="26">
    <w:abstractNumId w:val="8"/>
  </w:num>
  <w:num w:numId="27">
    <w:abstractNumId w:val="7"/>
  </w:num>
  <w:num w:numId="28">
    <w:abstractNumId w:val="6"/>
  </w:num>
  <w:num w:numId="29">
    <w:abstractNumId w:val="5"/>
  </w:num>
  <w:num w:numId="30">
    <w:abstractNumId w:val="4"/>
  </w:num>
  <w:num w:numId="31">
    <w:abstractNumId w:val="3"/>
  </w:num>
  <w:num w:numId="32">
    <w:abstractNumId w:val="2"/>
  </w:num>
  <w:num w:numId="33">
    <w:abstractNumId w:val="1"/>
  </w:num>
  <w:num w:numId="34">
    <w:abstractNumId w:val="44"/>
  </w:num>
  <w:num w:numId="35">
    <w:abstractNumId w:val="24"/>
  </w:num>
  <w:num w:numId="36">
    <w:abstractNumId w:val="15"/>
  </w:num>
  <w:num w:numId="37">
    <w:abstractNumId w:val="40"/>
  </w:num>
  <w:num w:numId="38">
    <w:abstractNumId w:val="32"/>
  </w:num>
  <w:num w:numId="39">
    <w:abstractNumId w:val="27"/>
  </w:num>
  <w:num w:numId="40">
    <w:abstractNumId w:val="38"/>
  </w:num>
  <w:num w:numId="41">
    <w:abstractNumId w:val="35"/>
  </w:num>
  <w:num w:numId="42">
    <w:abstractNumId w:val="37"/>
  </w:num>
  <w:num w:numId="43">
    <w:abstractNumId w:val="11"/>
  </w:num>
  <w:num w:numId="44">
    <w:abstractNumId w:val="30"/>
  </w:num>
  <w:num w:numId="45">
    <w:abstractNumId w:val="21"/>
  </w:num>
  <w:num w:numId="46">
    <w:abstractNumId w:val="39"/>
  </w:num>
  <w:num w:numId="47">
    <w:abstractNumId w:val="29"/>
  </w:num>
  <w:num w:numId="48">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drew T Crooks">
    <w15:presenceInfo w15:providerId="Windows Live" w15:userId="ef729b0e-550b-42a0-a0a5-d98b798c3c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defaultTabStop w:val="708"/>
  <w:hyphenationZone w:val="283"/>
  <w:drawingGridHorizontalSpacing w:val="90"/>
  <w:displayHorizontalDrawingGridEvery w:val="2"/>
  <w:displayVerticalDrawingGridEvery w:val="2"/>
  <w:characterSpacingControl w:val="doNotCompress"/>
  <w:hdrShapeDefaults>
    <o:shapedefaults v:ext="edit" spidmax="2049"/>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588"/>
    <w:rsid w:val="00000A8D"/>
    <w:rsid w:val="00000EF0"/>
    <w:rsid w:val="00004201"/>
    <w:rsid w:val="000044FA"/>
    <w:rsid w:val="00006511"/>
    <w:rsid w:val="000066AF"/>
    <w:rsid w:val="00006DAB"/>
    <w:rsid w:val="000070DA"/>
    <w:rsid w:val="0000712B"/>
    <w:rsid w:val="00007C21"/>
    <w:rsid w:val="00007C69"/>
    <w:rsid w:val="00010F79"/>
    <w:rsid w:val="000122A7"/>
    <w:rsid w:val="00012C05"/>
    <w:rsid w:val="00012D5F"/>
    <w:rsid w:val="0001381C"/>
    <w:rsid w:val="00013BE7"/>
    <w:rsid w:val="00014137"/>
    <w:rsid w:val="00014CEA"/>
    <w:rsid w:val="000164FE"/>
    <w:rsid w:val="000174F2"/>
    <w:rsid w:val="00017FF0"/>
    <w:rsid w:val="0002038E"/>
    <w:rsid w:val="00020429"/>
    <w:rsid w:val="0002061C"/>
    <w:rsid w:val="00020650"/>
    <w:rsid w:val="00022368"/>
    <w:rsid w:val="00023889"/>
    <w:rsid w:val="00023D9B"/>
    <w:rsid w:val="000244DF"/>
    <w:rsid w:val="000247FF"/>
    <w:rsid w:val="00024CDE"/>
    <w:rsid w:val="00025635"/>
    <w:rsid w:val="000258FC"/>
    <w:rsid w:val="00026091"/>
    <w:rsid w:val="00027190"/>
    <w:rsid w:val="00027801"/>
    <w:rsid w:val="0002799B"/>
    <w:rsid w:val="00030831"/>
    <w:rsid w:val="0003187C"/>
    <w:rsid w:val="0003195F"/>
    <w:rsid w:val="00031AF2"/>
    <w:rsid w:val="00032184"/>
    <w:rsid w:val="0003260F"/>
    <w:rsid w:val="000326A4"/>
    <w:rsid w:val="00032F77"/>
    <w:rsid w:val="000348C2"/>
    <w:rsid w:val="00034C49"/>
    <w:rsid w:val="000352B1"/>
    <w:rsid w:val="00035E25"/>
    <w:rsid w:val="00036811"/>
    <w:rsid w:val="000374FC"/>
    <w:rsid w:val="00037A19"/>
    <w:rsid w:val="00037A36"/>
    <w:rsid w:val="00040AE8"/>
    <w:rsid w:val="000410AA"/>
    <w:rsid w:val="0004197E"/>
    <w:rsid w:val="00041E90"/>
    <w:rsid w:val="000430E7"/>
    <w:rsid w:val="0004466F"/>
    <w:rsid w:val="00045575"/>
    <w:rsid w:val="00045680"/>
    <w:rsid w:val="0004577A"/>
    <w:rsid w:val="00046400"/>
    <w:rsid w:val="00051546"/>
    <w:rsid w:val="00051BF0"/>
    <w:rsid w:val="00053441"/>
    <w:rsid w:val="00053ABE"/>
    <w:rsid w:val="0005498A"/>
    <w:rsid w:val="00056EED"/>
    <w:rsid w:val="000576E4"/>
    <w:rsid w:val="00057958"/>
    <w:rsid w:val="000604A7"/>
    <w:rsid w:val="00060AF3"/>
    <w:rsid w:val="00060B6D"/>
    <w:rsid w:val="00060C50"/>
    <w:rsid w:val="00060EB3"/>
    <w:rsid w:val="0006138F"/>
    <w:rsid w:val="00061A45"/>
    <w:rsid w:val="00062B01"/>
    <w:rsid w:val="000641DE"/>
    <w:rsid w:val="000644CD"/>
    <w:rsid w:val="0006452F"/>
    <w:rsid w:val="000667A7"/>
    <w:rsid w:val="00066835"/>
    <w:rsid w:val="0007007A"/>
    <w:rsid w:val="00070961"/>
    <w:rsid w:val="000717BB"/>
    <w:rsid w:val="00071F82"/>
    <w:rsid w:val="000721C8"/>
    <w:rsid w:val="00072607"/>
    <w:rsid w:val="0007542C"/>
    <w:rsid w:val="000756A5"/>
    <w:rsid w:val="00075744"/>
    <w:rsid w:val="000758C1"/>
    <w:rsid w:val="000763B7"/>
    <w:rsid w:val="00076893"/>
    <w:rsid w:val="00076B89"/>
    <w:rsid w:val="00077C80"/>
    <w:rsid w:val="00077EF6"/>
    <w:rsid w:val="000800B0"/>
    <w:rsid w:val="00082976"/>
    <w:rsid w:val="00082C71"/>
    <w:rsid w:val="00083E23"/>
    <w:rsid w:val="000842C3"/>
    <w:rsid w:val="000845E5"/>
    <w:rsid w:val="0008597C"/>
    <w:rsid w:val="000862F5"/>
    <w:rsid w:val="00086346"/>
    <w:rsid w:val="000868C0"/>
    <w:rsid w:val="0008733E"/>
    <w:rsid w:val="0008738F"/>
    <w:rsid w:val="000876D9"/>
    <w:rsid w:val="000900D8"/>
    <w:rsid w:val="0009079D"/>
    <w:rsid w:val="00090904"/>
    <w:rsid w:val="00090E42"/>
    <w:rsid w:val="00090FFD"/>
    <w:rsid w:val="00091F98"/>
    <w:rsid w:val="00091FBB"/>
    <w:rsid w:val="00092D86"/>
    <w:rsid w:val="0009383D"/>
    <w:rsid w:val="00094069"/>
    <w:rsid w:val="0009566C"/>
    <w:rsid w:val="000957F4"/>
    <w:rsid w:val="00095C2E"/>
    <w:rsid w:val="00096274"/>
    <w:rsid w:val="00096970"/>
    <w:rsid w:val="00097F6D"/>
    <w:rsid w:val="000A0097"/>
    <w:rsid w:val="000A0819"/>
    <w:rsid w:val="000A30E3"/>
    <w:rsid w:val="000A3D67"/>
    <w:rsid w:val="000A4187"/>
    <w:rsid w:val="000A44AD"/>
    <w:rsid w:val="000A50FD"/>
    <w:rsid w:val="000A5D1A"/>
    <w:rsid w:val="000A6F21"/>
    <w:rsid w:val="000A7316"/>
    <w:rsid w:val="000A78A4"/>
    <w:rsid w:val="000A7C56"/>
    <w:rsid w:val="000B07AB"/>
    <w:rsid w:val="000B1908"/>
    <w:rsid w:val="000B21D4"/>
    <w:rsid w:val="000B2918"/>
    <w:rsid w:val="000B35A7"/>
    <w:rsid w:val="000B3862"/>
    <w:rsid w:val="000B441E"/>
    <w:rsid w:val="000B4491"/>
    <w:rsid w:val="000B4D9A"/>
    <w:rsid w:val="000B5017"/>
    <w:rsid w:val="000B606D"/>
    <w:rsid w:val="000B61BA"/>
    <w:rsid w:val="000B77B9"/>
    <w:rsid w:val="000B7DDE"/>
    <w:rsid w:val="000C0EAA"/>
    <w:rsid w:val="000C1FE4"/>
    <w:rsid w:val="000C2A6D"/>
    <w:rsid w:val="000C34DC"/>
    <w:rsid w:val="000C37D8"/>
    <w:rsid w:val="000C4947"/>
    <w:rsid w:val="000C559F"/>
    <w:rsid w:val="000C5E18"/>
    <w:rsid w:val="000C5EED"/>
    <w:rsid w:val="000C60F0"/>
    <w:rsid w:val="000D2688"/>
    <w:rsid w:val="000D4809"/>
    <w:rsid w:val="000D5293"/>
    <w:rsid w:val="000D5460"/>
    <w:rsid w:val="000D6AB0"/>
    <w:rsid w:val="000D6C0E"/>
    <w:rsid w:val="000D6C71"/>
    <w:rsid w:val="000E0230"/>
    <w:rsid w:val="000E17DE"/>
    <w:rsid w:val="000E2138"/>
    <w:rsid w:val="000E34F2"/>
    <w:rsid w:val="000E3602"/>
    <w:rsid w:val="000E3CBF"/>
    <w:rsid w:val="000E53EB"/>
    <w:rsid w:val="000E5EAC"/>
    <w:rsid w:val="000E64A8"/>
    <w:rsid w:val="000E6DEE"/>
    <w:rsid w:val="000E72CD"/>
    <w:rsid w:val="000F14CC"/>
    <w:rsid w:val="000F20DC"/>
    <w:rsid w:val="000F21B9"/>
    <w:rsid w:val="000F235E"/>
    <w:rsid w:val="000F2621"/>
    <w:rsid w:val="000F3559"/>
    <w:rsid w:val="000F4570"/>
    <w:rsid w:val="000F519B"/>
    <w:rsid w:val="000F5526"/>
    <w:rsid w:val="000F5753"/>
    <w:rsid w:val="000F5A61"/>
    <w:rsid w:val="000F7743"/>
    <w:rsid w:val="000F7B49"/>
    <w:rsid w:val="001000AD"/>
    <w:rsid w:val="0010086E"/>
    <w:rsid w:val="0010144B"/>
    <w:rsid w:val="001014A0"/>
    <w:rsid w:val="00102927"/>
    <w:rsid w:val="0010313B"/>
    <w:rsid w:val="00103C4A"/>
    <w:rsid w:val="001042AD"/>
    <w:rsid w:val="001048DD"/>
    <w:rsid w:val="00106601"/>
    <w:rsid w:val="00107033"/>
    <w:rsid w:val="0010708C"/>
    <w:rsid w:val="00107344"/>
    <w:rsid w:val="001073B2"/>
    <w:rsid w:val="00107686"/>
    <w:rsid w:val="00107DC7"/>
    <w:rsid w:val="00110C36"/>
    <w:rsid w:val="00110F7D"/>
    <w:rsid w:val="001110B6"/>
    <w:rsid w:val="00111DB8"/>
    <w:rsid w:val="00112747"/>
    <w:rsid w:val="001137CF"/>
    <w:rsid w:val="0011416E"/>
    <w:rsid w:val="001160F4"/>
    <w:rsid w:val="00116991"/>
    <w:rsid w:val="00116CA1"/>
    <w:rsid w:val="00116F24"/>
    <w:rsid w:val="00120ADE"/>
    <w:rsid w:val="001214D7"/>
    <w:rsid w:val="001215EB"/>
    <w:rsid w:val="00121DD0"/>
    <w:rsid w:val="001220FD"/>
    <w:rsid w:val="001223C0"/>
    <w:rsid w:val="001230CD"/>
    <w:rsid w:val="001233C4"/>
    <w:rsid w:val="00123E65"/>
    <w:rsid w:val="00124293"/>
    <w:rsid w:val="00124F8E"/>
    <w:rsid w:val="00125E38"/>
    <w:rsid w:val="0012651A"/>
    <w:rsid w:val="001270C8"/>
    <w:rsid w:val="00127107"/>
    <w:rsid w:val="00127663"/>
    <w:rsid w:val="001278ED"/>
    <w:rsid w:val="00127CF1"/>
    <w:rsid w:val="0013076B"/>
    <w:rsid w:val="0013441D"/>
    <w:rsid w:val="001350DC"/>
    <w:rsid w:val="00135A08"/>
    <w:rsid w:val="0013680B"/>
    <w:rsid w:val="00137187"/>
    <w:rsid w:val="0013721A"/>
    <w:rsid w:val="00140395"/>
    <w:rsid w:val="0014104A"/>
    <w:rsid w:val="00141063"/>
    <w:rsid w:val="001410BE"/>
    <w:rsid w:val="00141362"/>
    <w:rsid w:val="00141508"/>
    <w:rsid w:val="00142C4A"/>
    <w:rsid w:val="001434EE"/>
    <w:rsid w:val="0014389F"/>
    <w:rsid w:val="001440BE"/>
    <w:rsid w:val="00144FC3"/>
    <w:rsid w:val="00145D7A"/>
    <w:rsid w:val="001460E9"/>
    <w:rsid w:val="001467C7"/>
    <w:rsid w:val="00150EBA"/>
    <w:rsid w:val="00150EDD"/>
    <w:rsid w:val="00151434"/>
    <w:rsid w:val="0015231F"/>
    <w:rsid w:val="00152655"/>
    <w:rsid w:val="00152D3C"/>
    <w:rsid w:val="001532AA"/>
    <w:rsid w:val="00153D44"/>
    <w:rsid w:val="00154109"/>
    <w:rsid w:val="00154A72"/>
    <w:rsid w:val="00154ABE"/>
    <w:rsid w:val="00154D24"/>
    <w:rsid w:val="00155357"/>
    <w:rsid w:val="00155B0F"/>
    <w:rsid w:val="00155C08"/>
    <w:rsid w:val="00155DC3"/>
    <w:rsid w:val="00155EA8"/>
    <w:rsid w:val="00155EEA"/>
    <w:rsid w:val="00155FBD"/>
    <w:rsid w:val="001566FA"/>
    <w:rsid w:val="00157A30"/>
    <w:rsid w:val="00157EBF"/>
    <w:rsid w:val="00157FB6"/>
    <w:rsid w:val="00160029"/>
    <w:rsid w:val="001612BA"/>
    <w:rsid w:val="001614DF"/>
    <w:rsid w:val="00161771"/>
    <w:rsid w:val="00162398"/>
    <w:rsid w:val="00162528"/>
    <w:rsid w:val="00162FB7"/>
    <w:rsid w:val="00163120"/>
    <w:rsid w:val="001634A7"/>
    <w:rsid w:val="0016353E"/>
    <w:rsid w:val="00163576"/>
    <w:rsid w:val="00164C07"/>
    <w:rsid w:val="00165BC4"/>
    <w:rsid w:val="00165C2A"/>
    <w:rsid w:val="00166543"/>
    <w:rsid w:val="0016765C"/>
    <w:rsid w:val="00167F5B"/>
    <w:rsid w:val="00171EF4"/>
    <w:rsid w:val="00173BFD"/>
    <w:rsid w:val="00174CD4"/>
    <w:rsid w:val="00175431"/>
    <w:rsid w:val="001755FF"/>
    <w:rsid w:val="00175643"/>
    <w:rsid w:val="001756C8"/>
    <w:rsid w:val="001768E8"/>
    <w:rsid w:val="00176F38"/>
    <w:rsid w:val="001778FA"/>
    <w:rsid w:val="00177D77"/>
    <w:rsid w:val="00180907"/>
    <w:rsid w:val="00181104"/>
    <w:rsid w:val="001817C6"/>
    <w:rsid w:val="00181BDB"/>
    <w:rsid w:val="00181BE3"/>
    <w:rsid w:val="00184017"/>
    <w:rsid w:val="00184089"/>
    <w:rsid w:val="00184C5B"/>
    <w:rsid w:val="001870D4"/>
    <w:rsid w:val="00187AD6"/>
    <w:rsid w:val="0019067E"/>
    <w:rsid w:val="001908A7"/>
    <w:rsid w:val="001929AE"/>
    <w:rsid w:val="00192F56"/>
    <w:rsid w:val="00194126"/>
    <w:rsid w:val="00194D69"/>
    <w:rsid w:val="00194EF4"/>
    <w:rsid w:val="0019523C"/>
    <w:rsid w:val="00195818"/>
    <w:rsid w:val="00195A39"/>
    <w:rsid w:val="00196048"/>
    <w:rsid w:val="00196716"/>
    <w:rsid w:val="00196DB6"/>
    <w:rsid w:val="00196FDF"/>
    <w:rsid w:val="001A0008"/>
    <w:rsid w:val="001A0EB8"/>
    <w:rsid w:val="001A2821"/>
    <w:rsid w:val="001A2920"/>
    <w:rsid w:val="001A2AF5"/>
    <w:rsid w:val="001A2B56"/>
    <w:rsid w:val="001A2FDA"/>
    <w:rsid w:val="001A304B"/>
    <w:rsid w:val="001A334C"/>
    <w:rsid w:val="001A4D49"/>
    <w:rsid w:val="001A4FF3"/>
    <w:rsid w:val="001A66CF"/>
    <w:rsid w:val="001A72A9"/>
    <w:rsid w:val="001A7AF5"/>
    <w:rsid w:val="001A7B37"/>
    <w:rsid w:val="001A7CF8"/>
    <w:rsid w:val="001B0E5D"/>
    <w:rsid w:val="001B1BD1"/>
    <w:rsid w:val="001B22F3"/>
    <w:rsid w:val="001B23BC"/>
    <w:rsid w:val="001B32A5"/>
    <w:rsid w:val="001B4039"/>
    <w:rsid w:val="001B5DA4"/>
    <w:rsid w:val="001B5F13"/>
    <w:rsid w:val="001B63C7"/>
    <w:rsid w:val="001B6B01"/>
    <w:rsid w:val="001B7543"/>
    <w:rsid w:val="001B7A77"/>
    <w:rsid w:val="001B7B14"/>
    <w:rsid w:val="001C0DE6"/>
    <w:rsid w:val="001C139B"/>
    <w:rsid w:val="001C1B01"/>
    <w:rsid w:val="001C2203"/>
    <w:rsid w:val="001C2A30"/>
    <w:rsid w:val="001C3AE2"/>
    <w:rsid w:val="001C4027"/>
    <w:rsid w:val="001C5492"/>
    <w:rsid w:val="001C5652"/>
    <w:rsid w:val="001C6110"/>
    <w:rsid w:val="001C6526"/>
    <w:rsid w:val="001C68AB"/>
    <w:rsid w:val="001C704F"/>
    <w:rsid w:val="001D07D8"/>
    <w:rsid w:val="001D2D8D"/>
    <w:rsid w:val="001D3868"/>
    <w:rsid w:val="001D40EE"/>
    <w:rsid w:val="001D41AB"/>
    <w:rsid w:val="001D4295"/>
    <w:rsid w:val="001D6268"/>
    <w:rsid w:val="001D6618"/>
    <w:rsid w:val="001D7BAD"/>
    <w:rsid w:val="001D7F94"/>
    <w:rsid w:val="001E07F4"/>
    <w:rsid w:val="001E0D6A"/>
    <w:rsid w:val="001E0FB8"/>
    <w:rsid w:val="001E1973"/>
    <w:rsid w:val="001E1CCF"/>
    <w:rsid w:val="001E2468"/>
    <w:rsid w:val="001E2A70"/>
    <w:rsid w:val="001E36F8"/>
    <w:rsid w:val="001E4FC3"/>
    <w:rsid w:val="001E6758"/>
    <w:rsid w:val="001E7084"/>
    <w:rsid w:val="001E7337"/>
    <w:rsid w:val="001E74A6"/>
    <w:rsid w:val="001E79B4"/>
    <w:rsid w:val="001F0204"/>
    <w:rsid w:val="001F0621"/>
    <w:rsid w:val="001F0E18"/>
    <w:rsid w:val="001F1DA3"/>
    <w:rsid w:val="001F38C1"/>
    <w:rsid w:val="001F4541"/>
    <w:rsid w:val="001F49D2"/>
    <w:rsid w:val="001F4CA6"/>
    <w:rsid w:val="001F653E"/>
    <w:rsid w:val="00201A14"/>
    <w:rsid w:val="002026D6"/>
    <w:rsid w:val="002029AE"/>
    <w:rsid w:val="00202B0A"/>
    <w:rsid w:val="00202B5C"/>
    <w:rsid w:val="00202BC0"/>
    <w:rsid w:val="002039F6"/>
    <w:rsid w:val="002049C5"/>
    <w:rsid w:val="0020578C"/>
    <w:rsid w:val="002058E6"/>
    <w:rsid w:val="00205AA5"/>
    <w:rsid w:val="00205D25"/>
    <w:rsid w:val="00206857"/>
    <w:rsid w:val="00206CF4"/>
    <w:rsid w:val="00207061"/>
    <w:rsid w:val="0020767B"/>
    <w:rsid w:val="00211DA3"/>
    <w:rsid w:val="002129FD"/>
    <w:rsid w:val="002130F0"/>
    <w:rsid w:val="00214124"/>
    <w:rsid w:val="002143F2"/>
    <w:rsid w:val="0021469A"/>
    <w:rsid w:val="002148F7"/>
    <w:rsid w:val="00214C1F"/>
    <w:rsid w:val="00216417"/>
    <w:rsid w:val="00216EAA"/>
    <w:rsid w:val="002171C3"/>
    <w:rsid w:val="00217A8B"/>
    <w:rsid w:val="00217B4B"/>
    <w:rsid w:val="00217BE8"/>
    <w:rsid w:val="002213B4"/>
    <w:rsid w:val="002214F5"/>
    <w:rsid w:val="00221EB3"/>
    <w:rsid w:val="0022321D"/>
    <w:rsid w:val="00223636"/>
    <w:rsid w:val="00223F2A"/>
    <w:rsid w:val="00224839"/>
    <w:rsid w:val="00225AD9"/>
    <w:rsid w:val="002262A0"/>
    <w:rsid w:val="00227BB1"/>
    <w:rsid w:val="00230216"/>
    <w:rsid w:val="00230247"/>
    <w:rsid w:val="00230BFF"/>
    <w:rsid w:val="0023121B"/>
    <w:rsid w:val="00231344"/>
    <w:rsid w:val="00231AF6"/>
    <w:rsid w:val="002329E0"/>
    <w:rsid w:val="00233095"/>
    <w:rsid w:val="00233702"/>
    <w:rsid w:val="002341FE"/>
    <w:rsid w:val="002347EF"/>
    <w:rsid w:val="00234BFD"/>
    <w:rsid w:val="0023508E"/>
    <w:rsid w:val="002351D6"/>
    <w:rsid w:val="00235710"/>
    <w:rsid w:val="00236DD0"/>
    <w:rsid w:val="00236FDE"/>
    <w:rsid w:val="002402EC"/>
    <w:rsid w:val="00240418"/>
    <w:rsid w:val="0024054C"/>
    <w:rsid w:val="00240D2E"/>
    <w:rsid w:val="00240E04"/>
    <w:rsid w:val="0024144F"/>
    <w:rsid w:val="00241FD1"/>
    <w:rsid w:val="00243BC7"/>
    <w:rsid w:val="00243D33"/>
    <w:rsid w:val="00244D72"/>
    <w:rsid w:val="00246A01"/>
    <w:rsid w:val="00246F8E"/>
    <w:rsid w:val="00253E69"/>
    <w:rsid w:val="002547D7"/>
    <w:rsid w:val="002548BF"/>
    <w:rsid w:val="00254AB8"/>
    <w:rsid w:val="002550F9"/>
    <w:rsid w:val="00256BFB"/>
    <w:rsid w:val="002572FF"/>
    <w:rsid w:val="002575AC"/>
    <w:rsid w:val="00260986"/>
    <w:rsid w:val="00260D00"/>
    <w:rsid w:val="00260F76"/>
    <w:rsid w:val="002615F2"/>
    <w:rsid w:val="002617CA"/>
    <w:rsid w:val="002637A2"/>
    <w:rsid w:val="002641E8"/>
    <w:rsid w:val="00264511"/>
    <w:rsid w:val="00264D40"/>
    <w:rsid w:val="00265626"/>
    <w:rsid w:val="0026569D"/>
    <w:rsid w:val="002660C5"/>
    <w:rsid w:val="00266D94"/>
    <w:rsid w:val="00267027"/>
    <w:rsid w:val="002702FC"/>
    <w:rsid w:val="002708D9"/>
    <w:rsid w:val="002711B6"/>
    <w:rsid w:val="002733D2"/>
    <w:rsid w:val="0027350A"/>
    <w:rsid w:val="002736E8"/>
    <w:rsid w:val="002737BC"/>
    <w:rsid w:val="002741DA"/>
    <w:rsid w:val="00274C49"/>
    <w:rsid w:val="00276514"/>
    <w:rsid w:val="00276C8A"/>
    <w:rsid w:val="0027797D"/>
    <w:rsid w:val="00277D1C"/>
    <w:rsid w:val="00277E55"/>
    <w:rsid w:val="002800AF"/>
    <w:rsid w:val="002808B2"/>
    <w:rsid w:val="00280E6E"/>
    <w:rsid w:val="00281245"/>
    <w:rsid w:val="00282196"/>
    <w:rsid w:val="002824FD"/>
    <w:rsid w:val="00282721"/>
    <w:rsid w:val="00282893"/>
    <w:rsid w:val="00283C2A"/>
    <w:rsid w:val="00283D18"/>
    <w:rsid w:val="002842E9"/>
    <w:rsid w:val="002849D7"/>
    <w:rsid w:val="00285DF8"/>
    <w:rsid w:val="00286930"/>
    <w:rsid w:val="00287A90"/>
    <w:rsid w:val="00290963"/>
    <w:rsid w:val="00290B02"/>
    <w:rsid w:val="00290FE3"/>
    <w:rsid w:val="00291150"/>
    <w:rsid w:val="00291529"/>
    <w:rsid w:val="00291D51"/>
    <w:rsid w:val="0029246F"/>
    <w:rsid w:val="002942DE"/>
    <w:rsid w:val="002943E1"/>
    <w:rsid w:val="002948EF"/>
    <w:rsid w:val="00294C14"/>
    <w:rsid w:val="0029623C"/>
    <w:rsid w:val="00296F52"/>
    <w:rsid w:val="00297444"/>
    <w:rsid w:val="002A036F"/>
    <w:rsid w:val="002A041A"/>
    <w:rsid w:val="002A1499"/>
    <w:rsid w:val="002A15CB"/>
    <w:rsid w:val="002A1919"/>
    <w:rsid w:val="002A1A50"/>
    <w:rsid w:val="002A1DF2"/>
    <w:rsid w:val="002A1F04"/>
    <w:rsid w:val="002A20C8"/>
    <w:rsid w:val="002A277D"/>
    <w:rsid w:val="002A2FA5"/>
    <w:rsid w:val="002A30AA"/>
    <w:rsid w:val="002A316D"/>
    <w:rsid w:val="002A31B6"/>
    <w:rsid w:val="002A385C"/>
    <w:rsid w:val="002A3C86"/>
    <w:rsid w:val="002A3E7B"/>
    <w:rsid w:val="002A4136"/>
    <w:rsid w:val="002A433A"/>
    <w:rsid w:val="002A47D6"/>
    <w:rsid w:val="002A4F1F"/>
    <w:rsid w:val="002A584F"/>
    <w:rsid w:val="002A5AAC"/>
    <w:rsid w:val="002A5C16"/>
    <w:rsid w:val="002A661F"/>
    <w:rsid w:val="002A6C3A"/>
    <w:rsid w:val="002A6DA8"/>
    <w:rsid w:val="002A7C07"/>
    <w:rsid w:val="002B07AA"/>
    <w:rsid w:val="002B0D6B"/>
    <w:rsid w:val="002B13A0"/>
    <w:rsid w:val="002B34FB"/>
    <w:rsid w:val="002B39E0"/>
    <w:rsid w:val="002B3C91"/>
    <w:rsid w:val="002B4B4C"/>
    <w:rsid w:val="002B5809"/>
    <w:rsid w:val="002B63B2"/>
    <w:rsid w:val="002B6A08"/>
    <w:rsid w:val="002B6E7C"/>
    <w:rsid w:val="002B6F65"/>
    <w:rsid w:val="002B7712"/>
    <w:rsid w:val="002B7867"/>
    <w:rsid w:val="002C016C"/>
    <w:rsid w:val="002C0AB0"/>
    <w:rsid w:val="002C132C"/>
    <w:rsid w:val="002C1AE2"/>
    <w:rsid w:val="002C25E3"/>
    <w:rsid w:val="002C2F84"/>
    <w:rsid w:val="002C3115"/>
    <w:rsid w:val="002C36DF"/>
    <w:rsid w:val="002C6624"/>
    <w:rsid w:val="002C68B3"/>
    <w:rsid w:val="002C6D20"/>
    <w:rsid w:val="002C6DAD"/>
    <w:rsid w:val="002C6F41"/>
    <w:rsid w:val="002C700A"/>
    <w:rsid w:val="002D0D41"/>
    <w:rsid w:val="002D1492"/>
    <w:rsid w:val="002D2129"/>
    <w:rsid w:val="002D3905"/>
    <w:rsid w:val="002D3C4F"/>
    <w:rsid w:val="002D3CF9"/>
    <w:rsid w:val="002D59ED"/>
    <w:rsid w:val="002D6134"/>
    <w:rsid w:val="002D654C"/>
    <w:rsid w:val="002D681C"/>
    <w:rsid w:val="002D6BBB"/>
    <w:rsid w:val="002D7064"/>
    <w:rsid w:val="002D7634"/>
    <w:rsid w:val="002D7BA0"/>
    <w:rsid w:val="002E0016"/>
    <w:rsid w:val="002E05E6"/>
    <w:rsid w:val="002E0AEF"/>
    <w:rsid w:val="002E15BC"/>
    <w:rsid w:val="002E194A"/>
    <w:rsid w:val="002E1C61"/>
    <w:rsid w:val="002E3AD5"/>
    <w:rsid w:val="002E3CDD"/>
    <w:rsid w:val="002E49C1"/>
    <w:rsid w:val="002E4F1D"/>
    <w:rsid w:val="002E502C"/>
    <w:rsid w:val="002E5309"/>
    <w:rsid w:val="002E53E0"/>
    <w:rsid w:val="002E5702"/>
    <w:rsid w:val="002E57AD"/>
    <w:rsid w:val="002E5987"/>
    <w:rsid w:val="002E59AE"/>
    <w:rsid w:val="002E71FE"/>
    <w:rsid w:val="002E736B"/>
    <w:rsid w:val="002E7AD6"/>
    <w:rsid w:val="002E7AEA"/>
    <w:rsid w:val="002F2580"/>
    <w:rsid w:val="002F26CA"/>
    <w:rsid w:val="002F34F7"/>
    <w:rsid w:val="002F406B"/>
    <w:rsid w:val="002F42C6"/>
    <w:rsid w:val="002F4B70"/>
    <w:rsid w:val="002F5836"/>
    <w:rsid w:val="002F5993"/>
    <w:rsid w:val="002F5BB7"/>
    <w:rsid w:val="002F5CD5"/>
    <w:rsid w:val="002F65D2"/>
    <w:rsid w:val="002F6B04"/>
    <w:rsid w:val="002F71B7"/>
    <w:rsid w:val="002F770C"/>
    <w:rsid w:val="00300407"/>
    <w:rsid w:val="00300D0E"/>
    <w:rsid w:val="003017B9"/>
    <w:rsid w:val="00302151"/>
    <w:rsid w:val="0030357E"/>
    <w:rsid w:val="00304C88"/>
    <w:rsid w:val="00306220"/>
    <w:rsid w:val="003063B5"/>
    <w:rsid w:val="0030745D"/>
    <w:rsid w:val="0031014B"/>
    <w:rsid w:val="00310313"/>
    <w:rsid w:val="003105E2"/>
    <w:rsid w:val="0031084D"/>
    <w:rsid w:val="00310AD9"/>
    <w:rsid w:val="00310E31"/>
    <w:rsid w:val="00311B44"/>
    <w:rsid w:val="00312A6C"/>
    <w:rsid w:val="0031311B"/>
    <w:rsid w:val="003132CC"/>
    <w:rsid w:val="00313D82"/>
    <w:rsid w:val="00315F9D"/>
    <w:rsid w:val="0032059C"/>
    <w:rsid w:val="00320A65"/>
    <w:rsid w:val="003213A3"/>
    <w:rsid w:val="0032310D"/>
    <w:rsid w:val="003232A0"/>
    <w:rsid w:val="0032419E"/>
    <w:rsid w:val="00324532"/>
    <w:rsid w:val="00325690"/>
    <w:rsid w:val="0032587E"/>
    <w:rsid w:val="00327647"/>
    <w:rsid w:val="003279F6"/>
    <w:rsid w:val="0033021C"/>
    <w:rsid w:val="00330340"/>
    <w:rsid w:val="00330993"/>
    <w:rsid w:val="0033271D"/>
    <w:rsid w:val="00332837"/>
    <w:rsid w:val="0033294F"/>
    <w:rsid w:val="003334E0"/>
    <w:rsid w:val="003340F8"/>
    <w:rsid w:val="003355B2"/>
    <w:rsid w:val="0033587E"/>
    <w:rsid w:val="00335BF2"/>
    <w:rsid w:val="003376A6"/>
    <w:rsid w:val="00340313"/>
    <w:rsid w:val="003413DC"/>
    <w:rsid w:val="0034158E"/>
    <w:rsid w:val="003417DB"/>
    <w:rsid w:val="00342F6B"/>
    <w:rsid w:val="003430E8"/>
    <w:rsid w:val="00343942"/>
    <w:rsid w:val="00344381"/>
    <w:rsid w:val="00344D3E"/>
    <w:rsid w:val="003454E6"/>
    <w:rsid w:val="00345894"/>
    <w:rsid w:val="00346162"/>
    <w:rsid w:val="00346222"/>
    <w:rsid w:val="003462D1"/>
    <w:rsid w:val="00346B65"/>
    <w:rsid w:val="00347651"/>
    <w:rsid w:val="0034776C"/>
    <w:rsid w:val="00347A01"/>
    <w:rsid w:val="00347C7C"/>
    <w:rsid w:val="003502DE"/>
    <w:rsid w:val="00350472"/>
    <w:rsid w:val="00350762"/>
    <w:rsid w:val="00351305"/>
    <w:rsid w:val="00352CFE"/>
    <w:rsid w:val="003533B3"/>
    <w:rsid w:val="00353843"/>
    <w:rsid w:val="0035401D"/>
    <w:rsid w:val="00354AD2"/>
    <w:rsid w:val="00355609"/>
    <w:rsid w:val="00355BC6"/>
    <w:rsid w:val="003563E8"/>
    <w:rsid w:val="00356AF7"/>
    <w:rsid w:val="00356F38"/>
    <w:rsid w:val="00356F65"/>
    <w:rsid w:val="00357B0B"/>
    <w:rsid w:val="00360593"/>
    <w:rsid w:val="00360E8D"/>
    <w:rsid w:val="003617B3"/>
    <w:rsid w:val="00361C0D"/>
    <w:rsid w:val="00361F76"/>
    <w:rsid w:val="00363F4F"/>
    <w:rsid w:val="00364219"/>
    <w:rsid w:val="00365C52"/>
    <w:rsid w:val="00365D19"/>
    <w:rsid w:val="003678F9"/>
    <w:rsid w:val="00367B79"/>
    <w:rsid w:val="0037127D"/>
    <w:rsid w:val="00371716"/>
    <w:rsid w:val="00372938"/>
    <w:rsid w:val="00372B18"/>
    <w:rsid w:val="00374076"/>
    <w:rsid w:val="0037594E"/>
    <w:rsid w:val="003765B9"/>
    <w:rsid w:val="003767D7"/>
    <w:rsid w:val="0037690C"/>
    <w:rsid w:val="00376CCD"/>
    <w:rsid w:val="00377B72"/>
    <w:rsid w:val="003808AD"/>
    <w:rsid w:val="00380E2E"/>
    <w:rsid w:val="00381BE4"/>
    <w:rsid w:val="00382C54"/>
    <w:rsid w:val="003832B0"/>
    <w:rsid w:val="003834EB"/>
    <w:rsid w:val="00383D19"/>
    <w:rsid w:val="003843D9"/>
    <w:rsid w:val="003859C7"/>
    <w:rsid w:val="00386490"/>
    <w:rsid w:val="00386E06"/>
    <w:rsid w:val="00386E0D"/>
    <w:rsid w:val="0038735E"/>
    <w:rsid w:val="003877CD"/>
    <w:rsid w:val="003901D6"/>
    <w:rsid w:val="00390E44"/>
    <w:rsid w:val="0039139A"/>
    <w:rsid w:val="00391701"/>
    <w:rsid w:val="003918F7"/>
    <w:rsid w:val="0039366A"/>
    <w:rsid w:val="00394790"/>
    <w:rsid w:val="00394AB9"/>
    <w:rsid w:val="00394ED2"/>
    <w:rsid w:val="00395296"/>
    <w:rsid w:val="00395D22"/>
    <w:rsid w:val="00396F51"/>
    <w:rsid w:val="003971D2"/>
    <w:rsid w:val="00397536"/>
    <w:rsid w:val="00397950"/>
    <w:rsid w:val="003A1B0C"/>
    <w:rsid w:val="003A1FBB"/>
    <w:rsid w:val="003A332C"/>
    <w:rsid w:val="003A44AC"/>
    <w:rsid w:val="003A47ED"/>
    <w:rsid w:val="003A5085"/>
    <w:rsid w:val="003A5E91"/>
    <w:rsid w:val="003A61BC"/>
    <w:rsid w:val="003A7204"/>
    <w:rsid w:val="003A7D21"/>
    <w:rsid w:val="003A7F99"/>
    <w:rsid w:val="003B00F1"/>
    <w:rsid w:val="003B126D"/>
    <w:rsid w:val="003B24AE"/>
    <w:rsid w:val="003B2A16"/>
    <w:rsid w:val="003B3A32"/>
    <w:rsid w:val="003B406A"/>
    <w:rsid w:val="003B459B"/>
    <w:rsid w:val="003B4B5C"/>
    <w:rsid w:val="003B59D1"/>
    <w:rsid w:val="003B6271"/>
    <w:rsid w:val="003B6D8B"/>
    <w:rsid w:val="003C3318"/>
    <w:rsid w:val="003C3A05"/>
    <w:rsid w:val="003C4895"/>
    <w:rsid w:val="003C498E"/>
    <w:rsid w:val="003C5241"/>
    <w:rsid w:val="003C5FAB"/>
    <w:rsid w:val="003C6E1C"/>
    <w:rsid w:val="003C6F68"/>
    <w:rsid w:val="003C798F"/>
    <w:rsid w:val="003D06FD"/>
    <w:rsid w:val="003D09B3"/>
    <w:rsid w:val="003D12C6"/>
    <w:rsid w:val="003D1ABF"/>
    <w:rsid w:val="003D2901"/>
    <w:rsid w:val="003D45C8"/>
    <w:rsid w:val="003D4721"/>
    <w:rsid w:val="003D4FDD"/>
    <w:rsid w:val="003D75A0"/>
    <w:rsid w:val="003E0C9F"/>
    <w:rsid w:val="003E0CFC"/>
    <w:rsid w:val="003E1C4A"/>
    <w:rsid w:val="003E229E"/>
    <w:rsid w:val="003E40AF"/>
    <w:rsid w:val="003E4206"/>
    <w:rsid w:val="003E4470"/>
    <w:rsid w:val="003E4488"/>
    <w:rsid w:val="003E45A4"/>
    <w:rsid w:val="003E50A1"/>
    <w:rsid w:val="003E51BD"/>
    <w:rsid w:val="003E5B04"/>
    <w:rsid w:val="003E60E7"/>
    <w:rsid w:val="003E6AD6"/>
    <w:rsid w:val="003E7656"/>
    <w:rsid w:val="003E78BA"/>
    <w:rsid w:val="003E78FC"/>
    <w:rsid w:val="003F04FB"/>
    <w:rsid w:val="003F0B34"/>
    <w:rsid w:val="003F0E65"/>
    <w:rsid w:val="003F1C6A"/>
    <w:rsid w:val="003F2437"/>
    <w:rsid w:val="003F3E82"/>
    <w:rsid w:val="003F3EA8"/>
    <w:rsid w:val="003F3F57"/>
    <w:rsid w:val="003F4168"/>
    <w:rsid w:val="003F526F"/>
    <w:rsid w:val="003F61D8"/>
    <w:rsid w:val="003F66F9"/>
    <w:rsid w:val="003F70A5"/>
    <w:rsid w:val="003F72F5"/>
    <w:rsid w:val="004004BD"/>
    <w:rsid w:val="004005AF"/>
    <w:rsid w:val="0040108D"/>
    <w:rsid w:val="0040122C"/>
    <w:rsid w:val="00401C03"/>
    <w:rsid w:val="004022BA"/>
    <w:rsid w:val="004040A0"/>
    <w:rsid w:val="00404124"/>
    <w:rsid w:val="004049AF"/>
    <w:rsid w:val="00404BC3"/>
    <w:rsid w:val="0040520C"/>
    <w:rsid w:val="004057BA"/>
    <w:rsid w:val="00405B5E"/>
    <w:rsid w:val="0041043E"/>
    <w:rsid w:val="004124CA"/>
    <w:rsid w:val="00412D91"/>
    <w:rsid w:val="004132C6"/>
    <w:rsid w:val="004141C1"/>
    <w:rsid w:val="004146B8"/>
    <w:rsid w:val="0041538C"/>
    <w:rsid w:val="00415621"/>
    <w:rsid w:val="004157C5"/>
    <w:rsid w:val="00415D6F"/>
    <w:rsid w:val="00415D8D"/>
    <w:rsid w:val="00415DE9"/>
    <w:rsid w:val="00417A1A"/>
    <w:rsid w:val="00417F48"/>
    <w:rsid w:val="00420020"/>
    <w:rsid w:val="00420B4C"/>
    <w:rsid w:val="00420B74"/>
    <w:rsid w:val="00420D28"/>
    <w:rsid w:val="00421CED"/>
    <w:rsid w:val="004220DC"/>
    <w:rsid w:val="0042216E"/>
    <w:rsid w:val="00422763"/>
    <w:rsid w:val="00423DDB"/>
    <w:rsid w:val="00423E5D"/>
    <w:rsid w:val="00424D0B"/>
    <w:rsid w:val="004254FD"/>
    <w:rsid w:val="00425558"/>
    <w:rsid w:val="004257D7"/>
    <w:rsid w:val="004261BE"/>
    <w:rsid w:val="00426B5A"/>
    <w:rsid w:val="00426C64"/>
    <w:rsid w:val="00426FBC"/>
    <w:rsid w:val="004274E0"/>
    <w:rsid w:val="00427A88"/>
    <w:rsid w:val="00430387"/>
    <w:rsid w:val="00431026"/>
    <w:rsid w:val="0043167A"/>
    <w:rsid w:val="00431A8F"/>
    <w:rsid w:val="004328FF"/>
    <w:rsid w:val="004332E1"/>
    <w:rsid w:val="00433FCA"/>
    <w:rsid w:val="004347E8"/>
    <w:rsid w:val="00434A42"/>
    <w:rsid w:val="00434C4D"/>
    <w:rsid w:val="0043531A"/>
    <w:rsid w:val="004357FD"/>
    <w:rsid w:val="004359F2"/>
    <w:rsid w:val="00436352"/>
    <w:rsid w:val="00437414"/>
    <w:rsid w:val="004375DC"/>
    <w:rsid w:val="00437FD6"/>
    <w:rsid w:val="00440D16"/>
    <w:rsid w:val="00440F91"/>
    <w:rsid w:val="00442347"/>
    <w:rsid w:val="0044277F"/>
    <w:rsid w:val="00442E42"/>
    <w:rsid w:val="004446F2"/>
    <w:rsid w:val="00445B55"/>
    <w:rsid w:val="00445B9E"/>
    <w:rsid w:val="00447C93"/>
    <w:rsid w:val="004514DA"/>
    <w:rsid w:val="00451A6C"/>
    <w:rsid w:val="004521DF"/>
    <w:rsid w:val="004535C9"/>
    <w:rsid w:val="00453894"/>
    <w:rsid w:val="00453F91"/>
    <w:rsid w:val="004541EA"/>
    <w:rsid w:val="004553AB"/>
    <w:rsid w:val="00456E2A"/>
    <w:rsid w:val="004572B7"/>
    <w:rsid w:val="00457316"/>
    <w:rsid w:val="00461EE9"/>
    <w:rsid w:val="004625AE"/>
    <w:rsid w:val="004633C3"/>
    <w:rsid w:val="00463832"/>
    <w:rsid w:val="00465559"/>
    <w:rsid w:val="00465F22"/>
    <w:rsid w:val="00466019"/>
    <w:rsid w:val="0046630C"/>
    <w:rsid w:val="00466AB6"/>
    <w:rsid w:val="00466B55"/>
    <w:rsid w:val="00466C4E"/>
    <w:rsid w:val="00467C57"/>
    <w:rsid w:val="004705F4"/>
    <w:rsid w:val="004725B2"/>
    <w:rsid w:val="0047292D"/>
    <w:rsid w:val="00473361"/>
    <w:rsid w:val="00473C5B"/>
    <w:rsid w:val="00473CFB"/>
    <w:rsid w:val="00474C96"/>
    <w:rsid w:val="00475943"/>
    <w:rsid w:val="004760EB"/>
    <w:rsid w:val="004761D5"/>
    <w:rsid w:val="00476C9A"/>
    <w:rsid w:val="0048148D"/>
    <w:rsid w:val="004818A5"/>
    <w:rsid w:val="00483706"/>
    <w:rsid w:val="00483BB6"/>
    <w:rsid w:val="00483F5D"/>
    <w:rsid w:val="004859D5"/>
    <w:rsid w:val="00485B8E"/>
    <w:rsid w:val="00485CB8"/>
    <w:rsid w:val="004862F7"/>
    <w:rsid w:val="004873F4"/>
    <w:rsid w:val="004876BA"/>
    <w:rsid w:val="00490909"/>
    <w:rsid w:val="00490FEE"/>
    <w:rsid w:val="00491F2C"/>
    <w:rsid w:val="00492069"/>
    <w:rsid w:val="00493234"/>
    <w:rsid w:val="00493AC2"/>
    <w:rsid w:val="0049400A"/>
    <w:rsid w:val="00495637"/>
    <w:rsid w:val="004961C4"/>
    <w:rsid w:val="0049721E"/>
    <w:rsid w:val="00497BDA"/>
    <w:rsid w:val="004A06E0"/>
    <w:rsid w:val="004A0D0E"/>
    <w:rsid w:val="004A10DC"/>
    <w:rsid w:val="004A15C4"/>
    <w:rsid w:val="004A19C6"/>
    <w:rsid w:val="004A490A"/>
    <w:rsid w:val="004A4A49"/>
    <w:rsid w:val="004A4C98"/>
    <w:rsid w:val="004A53A6"/>
    <w:rsid w:val="004A57C1"/>
    <w:rsid w:val="004A5E2F"/>
    <w:rsid w:val="004A5F4D"/>
    <w:rsid w:val="004A6257"/>
    <w:rsid w:val="004A7A29"/>
    <w:rsid w:val="004A7F64"/>
    <w:rsid w:val="004B066F"/>
    <w:rsid w:val="004B0891"/>
    <w:rsid w:val="004B0D02"/>
    <w:rsid w:val="004B1405"/>
    <w:rsid w:val="004B1C53"/>
    <w:rsid w:val="004B1E3D"/>
    <w:rsid w:val="004B1FDB"/>
    <w:rsid w:val="004B2373"/>
    <w:rsid w:val="004B2D3B"/>
    <w:rsid w:val="004B2DEB"/>
    <w:rsid w:val="004B2FF3"/>
    <w:rsid w:val="004B3B00"/>
    <w:rsid w:val="004B4048"/>
    <w:rsid w:val="004B411C"/>
    <w:rsid w:val="004B4B20"/>
    <w:rsid w:val="004B4F18"/>
    <w:rsid w:val="004B53CB"/>
    <w:rsid w:val="004B5FC7"/>
    <w:rsid w:val="004B7040"/>
    <w:rsid w:val="004B7408"/>
    <w:rsid w:val="004B75FB"/>
    <w:rsid w:val="004C0A79"/>
    <w:rsid w:val="004C13EC"/>
    <w:rsid w:val="004C1529"/>
    <w:rsid w:val="004C298E"/>
    <w:rsid w:val="004C36E8"/>
    <w:rsid w:val="004C46D3"/>
    <w:rsid w:val="004C4D6B"/>
    <w:rsid w:val="004C4DD7"/>
    <w:rsid w:val="004C6380"/>
    <w:rsid w:val="004C78EC"/>
    <w:rsid w:val="004C7B8F"/>
    <w:rsid w:val="004C7CF2"/>
    <w:rsid w:val="004D01AD"/>
    <w:rsid w:val="004D0A50"/>
    <w:rsid w:val="004D0D70"/>
    <w:rsid w:val="004D0E64"/>
    <w:rsid w:val="004D2181"/>
    <w:rsid w:val="004D2E85"/>
    <w:rsid w:val="004D3A5C"/>
    <w:rsid w:val="004D5379"/>
    <w:rsid w:val="004D59C6"/>
    <w:rsid w:val="004D6BB0"/>
    <w:rsid w:val="004E15BD"/>
    <w:rsid w:val="004E19CF"/>
    <w:rsid w:val="004E1F0E"/>
    <w:rsid w:val="004E217A"/>
    <w:rsid w:val="004E3A6A"/>
    <w:rsid w:val="004E4642"/>
    <w:rsid w:val="004E46AB"/>
    <w:rsid w:val="004E48A2"/>
    <w:rsid w:val="004E54E9"/>
    <w:rsid w:val="004E63C7"/>
    <w:rsid w:val="004E67DD"/>
    <w:rsid w:val="004E6ADF"/>
    <w:rsid w:val="004F0589"/>
    <w:rsid w:val="004F0EB1"/>
    <w:rsid w:val="004F19AB"/>
    <w:rsid w:val="004F1A43"/>
    <w:rsid w:val="004F1F86"/>
    <w:rsid w:val="004F5AA8"/>
    <w:rsid w:val="004F5E42"/>
    <w:rsid w:val="004F6E37"/>
    <w:rsid w:val="004F7168"/>
    <w:rsid w:val="004F7D1C"/>
    <w:rsid w:val="00500662"/>
    <w:rsid w:val="00501780"/>
    <w:rsid w:val="00501925"/>
    <w:rsid w:val="005025CA"/>
    <w:rsid w:val="0050267F"/>
    <w:rsid w:val="00502749"/>
    <w:rsid w:val="0050314D"/>
    <w:rsid w:val="0050349C"/>
    <w:rsid w:val="00504115"/>
    <w:rsid w:val="005048DD"/>
    <w:rsid w:val="00504925"/>
    <w:rsid w:val="00504CF6"/>
    <w:rsid w:val="005053F9"/>
    <w:rsid w:val="00505618"/>
    <w:rsid w:val="0050599F"/>
    <w:rsid w:val="00506768"/>
    <w:rsid w:val="00506A4F"/>
    <w:rsid w:val="00506BA2"/>
    <w:rsid w:val="00506DA4"/>
    <w:rsid w:val="00507B29"/>
    <w:rsid w:val="00510525"/>
    <w:rsid w:val="005110C6"/>
    <w:rsid w:val="00511F4A"/>
    <w:rsid w:val="00513313"/>
    <w:rsid w:val="005139FC"/>
    <w:rsid w:val="00513CB0"/>
    <w:rsid w:val="00513F6D"/>
    <w:rsid w:val="00514724"/>
    <w:rsid w:val="00516000"/>
    <w:rsid w:val="0051644A"/>
    <w:rsid w:val="00517476"/>
    <w:rsid w:val="0051798B"/>
    <w:rsid w:val="005220A3"/>
    <w:rsid w:val="00522292"/>
    <w:rsid w:val="005229DC"/>
    <w:rsid w:val="005239FE"/>
    <w:rsid w:val="00524B0F"/>
    <w:rsid w:val="005266CB"/>
    <w:rsid w:val="00527E07"/>
    <w:rsid w:val="00530BC3"/>
    <w:rsid w:val="00530BFE"/>
    <w:rsid w:val="00531354"/>
    <w:rsid w:val="00531544"/>
    <w:rsid w:val="005319E9"/>
    <w:rsid w:val="00531A18"/>
    <w:rsid w:val="00532EC8"/>
    <w:rsid w:val="00533089"/>
    <w:rsid w:val="00533FCE"/>
    <w:rsid w:val="00535064"/>
    <w:rsid w:val="00535838"/>
    <w:rsid w:val="00535FCA"/>
    <w:rsid w:val="0053660D"/>
    <w:rsid w:val="005372CF"/>
    <w:rsid w:val="00537721"/>
    <w:rsid w:val="005409B2"/>
    <w:rsid w:val="005414EB"/>
    <w:rsid w:val="00542137"/>
    <w:rsid w:val="00542D55"/>
    <w:rsid w:val="00543500"/>
    <w:rsid w:val="00544406"/>
    <w:rsid w:val="005447AC"/>
    <w:rsid w:val="00544968"/>
    <w:rsid w:val="00544B41"/>
    <w:rsid w:val="00546F9F"/>
    <w:rsid w:val="005472DB"/>
    <w:rsid w:val="00547421"/>
    <w:rsid w:val="00547A98"/>
    <w:rsid w:val="00550550"/>
    <w:rsid w:val="00550B39"/>
    <w:rsid w:val="00552F9E"/>
    <w:rsid w:val="00554970"/>
    <w:rsid w:val="00555735"/>
    <w:rsid w:val="00556E78"/>
    <w:rsid w:val="00556F6A"/>
    <w:rsid w:val="005578AC"/>
    <w:rsid w:val="00560AAB"/>
    <w:rsid w:val="00560CE1"/>
    <w:rsid w:val="00561BA0"/>
    <w:rsid w:val="005622E8"/>
    <w:rsid w:val="00562682"/>
    <w:rsid w:val="00562896"/>
    <w:rsid w:val="00562B98"/>
    <w:rsid w:val="00563057"/>
    <w:rsid w:val="00563393"/>
    <w:rsid w:val="00564FEB"/>
    <w:rsid w:val="0056579A"/>
    <w:rsid w:val="0056656B"/>
    <w:rsid w:val="00566F90"/>
    <w:rsid w:val="00567559"/>
    <w:rsid w:val="00570490"/>
    <w:rsid w:val="00570A0A"/>
    <w:rsid w:val="005711FE"/>
    <w:rsid w:val="00571B24"/>
    <w:rsid w:val="00571B9E"/>
    <w:rsid w:val="005721A0"/>
    <w:rsid w:val="005725B4"/>
    <w:rsid w:val="005729D4"/>
    <w:rsid w:val="005736EC"/>
    <w:rsid w:val="00573E8D"/>
    <w:rsid w:val="00574127"/>
    <w:rsid w:val="0057449F"/>
    <w:rsid w:val="00574B19"/>
    <w:rsid w:val="00574BBE"/>
    <w:rsid w:val="00574F13"/>
    <w:rsid w:val="005758FF"/>
    <w:rsid w:val="00575E71"/>
    <w:rsid w:val="0057691A"/>
    <w:rsid w:val="00577F28"/>
    <w:rsid w:val="00582750"/>
    <w:rsid w:val="00583021"/>
    <w:rsid w:val="005836B3"/>
    <w:rsid w:val="00583F3E"/>
    <w:rsid w:val="00584ABF"/>
    <w:rsid w:val="00584D24"/>
    <w:rsid w:val="00584E06"/>
    <w:rsid w:val="0058579A"/>
    <w:rsid w:val="00586682"/>
    <w:rsid w:val="00586D92"/>
    <w:rsid w:val="00587150"/>
    <w:rsid w:val="0059038B"/>
    <w:rsid w:val="00590A82"/>
    <w:rsid w:val="00590E36"/>
    <w:rsid w:val="00591042"/>
    <w:rsid w:val="00591D74"/>
    <w:rsid w:val="00592247"/>
    <w:rsid w:val="0059286B"/>
    <w:rsid w:val="00592BE9"/>
    <w:rsid w:val="00592CFB"/>
    <w:rsid w:val="00593740"/>
    <w:rsid w:val="00593B00"/>
    <w:rsid w:val="00593C47"/>
    <w:rsid w:val="005941AF"/>
    <w:rsid w:val="00594254"/>
    <w:rsid w:val="00594B37"/>
    <w:rsid w:val="00595309"/>
    <w:rsid w:val="00596D4C"/>
    <w:rsid w:val="00597748"/>
    <w:rsid w:val="00597CFA"/>
    <w:rsid w:val="00597EA0"/>
    <w:rsid w:val="00597EC7"/>
    <w:rsid w:val="005A037B"/>
    <w:rsid w:val="005A09AA"/>
    <w:rsid w:val="005A13D7"/>
    <w:rsid w:val="005A1C0C"/>
    <w:rsid w:val="005A25E2"/>
    <w:rsid w:val="005A2DF4"/>
    <w:rsid w:val="005A2E61"/>
    <w:rsid w:val="005A338C"/>
    <w:rsid w:val="005A3D76"/>
    <w:rsid w:val="005A4282"/>
    <w:rsid w:val="005A52E4"/>
    <w:rsid w:val="005A5567"/>
    <w:rsid w:val="005A60C2"/>
    <w:rsid w:val="005A64C3"/>
    <w:rsid w:val="005A685D"/>
    <w:rsid w:val="005A690A"/>
    <w:rsid w:val="005B03CB"/>
    <w:rsid w:val="005B30D9"/>
    <w:rsid w:val="005B332B"/>
    <w:rsid w:val="005B3757"/>
    <w:rsid w:val="005B3B0C"/>
    <w:rsid w:val="005B3C6F"/>
    <w:rsid w:val="005B4BCD"/>
    <w:rsid w:val="005B5CF1"/>
    <w:rsid w:val="005B5F80"/>
    <w:rsid w:val="005B6409"/>
    <w:rsid w:val="005B6CCB"/>
    <w:rsid w:val="005B7036"/>
    <w:rsid w:val="005B75D9"/>
    <w:rsid w:val="005C0042"/>
    <w:rsid w:val="005C2D58"/>
    <w:rsid w:val="005C2EB8"/>
    <w:rsid w:val="005C3DA9"/>
    <w:rsid w:val="005C4FB4"/>
    <w:rsid w:val="005C5DDE"/>
    <w:rsid w:val="005C6C36"/>
    <w:rsid w:val="005C7A14"/>
    <w:rsid w:val="005D0566"/>
    <w:rsid w:val="005D0616"/>
    <w:rsid w:val="005D06C6"/>
    <w:rsid w:val="005D1040"/>
    <w:rsid w:val="005D3412"/>
    <w:rsid w:val="005D386E"/>
    <w:rsid w:val="005D54AE"/>
    <w:rsid w:val="005D5722"/>
    <w:rsid w:val="005D6638"/>
    <w:rsid w:val="005D722C"/>
    <w:rsid w:val="005D7D63"/>
    <w:rsid w:val="005D7DC3"/>
    <w:rsid w:val="005D7F79"/>
    <w:rsid w:val="005E0C67"/>
    <w:rsid w:val="005E178E"/>
    <w:rsid w:val="005E20A0"/>
    <w:rsid w:val="005E2567"/>
    <w:rsid w:val="005E3A74"/>
    <w:rsid w:val="005E4BB2"/>
    <w:rsid w:val="005E4FCD"/>
    <w:rsid w:val="005E5572"/>
    <w:rsid w:val="005E637A"/>
    <w:rsid w:val="005E6537"/>
    <w:rsid w:val="005E6AE1"/>
    <w:rsid w:val="005E6F10"/>
    <w:rsid w:val="005E7978"/>
    <w:rsid w:val="005E7B13"/>
    <w:rsid w:val="005E7CC2"/>
    <w:rsid w:val="005F043D"/>
    <w:rsid w:val="005F0B1E"/>
    <w:rsid w:val="005F1082"/>
    <w:rsid w:val="005F238B"/>
    <w:rsid w:val="005F293A"/>
    <w:rsid w:val="005F304A"/>
    <w:rsid w:val="005F3BF0"/>
    <w:rsid w:val="005F498B"/>
    <w:rsid w:val="005F4EFC"/>
    <w:rsid w:val="005F51F4"/>
    <w:rsid w:val="005F76EB"/>
    <w:rsid w:val="005F7715"/>
    <w:rsid w:val="005F785E"/>
    <w:rsid w:val="005F7F90"/>
    <w:rsid w:val="006017A1"/>
    <w:rsid w:val="00603D9A"/>
    <w:rsid w:val="00603F65"/>
    <w:rsid w:val="006040AE"/>
    <w:rsid w:val="00604AAF"/>
    <w:rsid w:val="00604B80"/>
    <w:rsid w:val="0060539E"/>
    <w:rsid w:val="00605FBF"/>
    <w:rsid w:val="006061C3"/>
    <w:rsid w:val="0060661D"/>
    <w:rsid w:val="0060672B"/>
    <w:rsid w:val="00607E36"/>
    <w:rsid w:val="00610710"/>
    <w:rsid w:val="00610812"/>
    <w:rsid w:val="006109E8"/>
    <w:rsid w:val="00610BAF"/>
    <w:rsid w:val="00610FF3"/>
    <w:rsid w:val="006112C8"/>
    <w:rsid w:val="006115AF"/>
    <w:rsid w:val="00611B45"/>
    <w:rsid w:val="00611CEE"/>
    <w:rsid w:val="00612033"/>
    <w:rsid w:val="0061226A"/>
    <w:rsid w:val="0061278C"/>
    <w:rsid w:val="00613412"/>
    <w:rsid w:val="00613B97"/>
    <w:rsid w:val="006141C4"/>
    <w:rsid w:val="00614A8A"/>
    <w:rsid w:val="00614CB3"/>
    <w:rsid w:val="006156E1"/>
    <w:rsid w:val="0061588B"/>
    <w:rsid w:val="00615A33"/>
    <w:rsid w:val="0061601B"/>
    <w:rsid w:val="006160AD"/>
    <w:rsid w:val="00616BD4"/>
    <w:rsid w:val="00616F30"/>
    <w:rsid w:val="0061737C"/>
    <w:rsid w:val="00617608"/>
    <w:rsid w:val="00617F61"/>
    <w:rsid w:val="006206DC"/>
    <w:rsid w:val="00621288"/>
    <w:rsid w:val="006215BC"/>
    <w:rsid w:val="00621A77"/>
    <w:rsid w:val="00621B35"/>
    <w:rsid w:val="00622671"/>
    <w:rsid w:val="00622ABE"/>
    <w:rsid w:val="00622ADB"/>
    <w:rsid w:val="006231BC"/>
    <w:rsid w:val="0062366A"/>
    <w:rsid w:val="00624D35"/>
    <w:rsid w:val="00624F6A"/>
    <w:rsid w:val="00625841"/>
    <w:rsid w:val="00626271"/>
    <w:rsid w:val="00626F21"/>
    <w:rsid w:val="006274CC"/>
    <w:rsid w:val="006279B7"/>
    <w:rsid w:val="00627CC6"/>
    <w:rsid w:val="00630BA2"/>
    <w:rsid w:val="00630F15"/>
    <w:rsid w:val="006314F5"/>
    <w:rsid w:val="00631646"/>
    <w:rsid w:val="00633267"/>
    <w:rsid w:val="0063452F"/>
    <w:rsid w:val="00634756"/>
    <w:rsid w:val="00634A98"/>
    <w:rsid w:val="0063570C"/>
    <w:rsid w:val="006358E5"/>
    <w:rsid w:val="00635C5E"/>
    <w:rsid w:val="006368AF"/>
    <w:rsid w:val="00636F6A"/>
    <w:rsid w:val="00640142"/>
    <w:rsid w:val="00640C18"/>
    <w:rsid w:val="00641382"/>
    <w:rsid w:val="00641509"/>
    <w:rsid w:val="00641881"/>
    <w:rsid w:val="00641AC5"/>
    <w:rsid w:val="00642271"/>
    <w:rsid w:val="00642AA4"/>
    <w:rsid w:val="006432AB"/>
    <w:rsid w:val="006434B1"/>
    <w:rsid w:val="00643FFD"/>
    <w:rsid w:val="0064471A"/>
    <w:rsid w:val="00646C86"/>
    <w:rsid w:val="006472CA"/>
    <w:rsid w:val="00647940"/>
    <w:rsid w:val="00647F95"/>
    <w:rsid w:val="00650140"/>
    <w:rsid w:val="00650637"/>
    <w:rsid w:val="00652B0A"/>
    <w:rsid w:val="00653131"/>
    <w:rsid w:val="006535DA"/>
    <w:rsid w:val="00655D30"/>
    <w:rsid w:val="00656FA6"/>
    <w:rsid w:val="0065748B"/>
    <w:rsid w:val="00657825"/>
    <w:rsid w:val="00657B3C"/>
    <w:rsid w:val="00661494"/>
    <w:rsid w:val="00661B7D"/>
    <w:rsid w:val="00661E6D"/>
    <w:rsid w:val="00662397"/>
    <w:rsid w:val="0066312B"/>
    <w:rsid w:val="006634C4"/>
    <w:rsid w:val="00663B5E"/>
    <w:rsid w:val="00664663"/>
    <w:rsid w:val="006647BA"/>
    <w:rsid w:val="00664CD2"/>
    <w:rsid w:val="00665E75"/>
    <w:rsid w:val="00665F38"/>
    <w:rsid w:val="00666A46"/>
    <w:rsid w:val="00666D29"/>
    <w:rsid w:val="0066717D"/>
    <w:rsid w:val="006675A6"/>
    <w:rsid w:val="00667FF7"/>
    <w:rsid w:val="0067060D"/>
    <w:rsid w:val="00670742"/>
    <w:rsid w:val="00670993"/>
    <w:rsid w:val="00671082"/>
    <w:rsid w:val="006717B9"/>
    <w:rsid w:val="006734ED"/>
    <w:rsid w:val="006749FC"/>
    <w:rsid w:val="00674A74"/>
    <w:rsid w:val="00674D46"/>
    <w:rsid w:val="00675E89"/>
    <w:rsid w:val="00676674"/>
    <w:rsid w:val="006770A0"/>
    <w:rsid w:val="0067791F"/>
    <w:rsid w:val="00677F7C"/>
    <w:rsid w:val="00680779"/>
    <w:rsid w:val="006810ED"/>
    <w:rsid w:val="00682DBD"/>
    <w:rsid w:val="00682E0A"/>
    <w:rsid w:val="00683420"/>
    <w:rsid w:val="006837E5"/>
    <w:rsid w:val="00683A2D"/>
    <w:rsid w:val="00683DA8"/>
    <w:rsid w:val="0068421F"/>
    <w:rsid w:val="00684972"/>
    <w:rsid w:val="00686547"/>
    <w:rsid w:val="00686869"/>
    <w:rsid w:val="00686997"/>
    <w:rsid w:val="0068716E"/>
    <w:rsid w:val="00687254"/>
    <w:rsid w:val="00687293"/>
    <w:rsid w:val="006904EA"/>
    <w:rsid w:val="0069082B"/>
    <w:rsid w:val="00690B5F"/>
    <w:rsid w:val="006912AD"/>
    <w:rsid w:val="00691B67"/>
    <w:rsid w:val="00691DDA"/>
    <w:rsid w:val="00692A7C"/>
    <w:rsid w:val="00693A5B"/>
    <w:rsid w:val="006943BD"/>
    <w:rsid w:val="0069442B"/>
    <w:rsid w:val="006944D3"/>
    <w:rsid w:val="0069459B"/>
    <w:rsid w:val="0069478A"/>
    <w:rsid w:val="00694869"/>
    <w:rsid w:val="00694ED0"/>
    <w:rsid w:val="0069546B"/>
    <w:rsid w:val="00695A47"/>
    <w:rsid w:val="006966B9"/>
    <w:rsid w:val="0069696E"/>
    <w:rsid w:val="00697737"/>
    <w:rsid w:val="006A02BC"/>
    <w:rsid w:val="006A059A"/>
    <w:rsid w:val="006A08C8"/>
    <w:rsid w:val="006A149E"/>
    <w:rsid w:val="006A223C"/>
    <w:rsid w:val="006A2831"/>
    <w:rsid w:val="006A2E0D"/>
    <w:rsid w:val="006A3243"/>
    <w:rsid w:val="006A37A6"/>
    <w:rsid w:val="006A4A0A"/>
    <w:rsid w:val="006A4A5F"/>
    <w:rsid w:val="006A4C31"/>
    <w:rsid w:val="006A5D93"/>
    <w:rsid w:val="006A6B74"/>
    <w:rsid w:val="006A6D2D"/>
    <w:rsid w:val="006A6FCD"/>
    <w:rsid w:val="006A7D1A"/>
    <w:rsid w:val="006A7E60"/>
    <w:rsid w:val="006A7F2A"/>
    <w:rsid w:val="006B0EE0"/>
    <w:rsid w:val="006B19A5"/>
    <w:rsid w:val="006B1F67"/>
    <w:rsid w:val="006B2670"/>
    <w:rsid w:val="006B3090"/>
    <w:rsid w:val="006B3EBA"/>
    <w:rsid w:val="006B40C1"/>
    <w:rsid w:val="006B42BC"/>
    <w:rsid w:val="006B4FD1"/>
    <w:rsid w:val="006B5FB6"/>
    <w:rsid w:val="006B6982"/>
    <w:rsid w:val="006B740A"/>
    <w:rsid w:val="006B764A"/>
    <w:rsid w:val="006B77BA"/>
    <w:rsid w:val="006B7F63"/>
    <w:rsid w:val="006C1BD0"/>
    <w:rsid w:val="006C1E34"/>
    <w:rsid w:val="006C1E9B"/>
    <w:rsid w:val="006C24DD"/>
    <w:rsid w:val="006C3308"/>
    <w:rsid w:val="006C38AD"/>
    <w:rsid w:val="006C43DC"/>
    <w:rsid w:val="006C4BE6"/>
    <w:rsid w:val="006C4FFD"/>
    <w:rsid w:val="006C5500"/>
    <w:rsid w:val="006C55FA"/>
    <w:rsid w:val="006C6203"/>
    <w:rsid w:val="006C6312"/>
    <w:rsid w:val="006C6ABE"/>
    <w:rsid w:val="006C7EC9"/>
    <w:rsid w:val="006D01CC"/>
    <w:rsid w:val="006D0CD9"/>
    <w:rsid w:val="006D0FDC"/>
    <w:rsid w:val="006D218F"/>
    <w:rsid w:val="006D23BA"/>
    <w:rsid w:val="006D38F3"/>
    <w:rsid w:val="006D3FBB"/>
    <w:rsid w:val="006D4239"/>
    <w:rsid w:val="006D44F6"/>
    <w:rsid w:val="006D59E7"/>
    <w:rsid w:val="006D68B6"/>
    <w:rsid w:val="006D7F3E"/>
    <w:rsid w:val="006E044F"/>
    <w:rsid w:val="006E3AE2"/>
    <w:rsid w:val="006E3D46"/>
    <w:rsid w:val="006E57F2"/>
    <w:rsid w:val="006E6504"/>
    <w:rsid w:val="006E6D57"/>
    <w:rsid w:val="006E771C"/>
    <w:rsid w:val="006E7E11"/>
    <w:rsid w:val="006F0B1E"/>
    <w:rsid w:val="006F1214"/>
    <w:rsid w:val="006F1986"/>
    <w:rsid w:val="006F1A8A"/>
    <w:rsid w:val="006F25E7"/>
    <w:rsid w:val="006F2CB5"/>
    <w:rsid w:val="006F2F25"/>
    <w:rsid w:val="006F36D4"/>
    <w:rsid w:val="006F3A98"/>
    <w:rsid w:val="006F3B54"/>
    <w:rsid w:val="006F3F09"/>
    <w:rsid w:val="006F43D5"/>
    <w:rsid w:val="006F482F"/>
    <w:rsid w:val="006F5191"/>
    <w:rsid w:val="006F52B3"/>
    <w:rsid w:val="006F5306"/>
    <w:rsid w:val="006F5739"/>
    <w:rsid w:val="006F63A5"/>
    <w:rsid w:val="006F7F20"/>
    <w:rsid w:val="007011EB"/>
    <w:rsid w:val="0070198F"/>
    <w:rsid w:val="007020EE"/>
    <w:rsid w:val="00702252"/>
    <w:rsid w:val="00702281"/>
    <w:rsid w:val="0070235B"/>
    <w:rsid w:val="007024A7"/>
    <w:rsid w:val="00702623"/>
    <w:rsid w:val="007037DD"/>
    <w:rsid w:val="00703A5F"/>
    <w:rsid w:val="00703A8A"/>
    <w:rsid w:val="00703C18"/>
    <w:rsid w:val="00705139"/>
    <w:rsid w:val="007056DD"/>
    <w:rsid w:val="00706BED"/>
    <w:rsid w:val="0070704D"/>
    <w:rsid w:val="007073AA"/>
    <w:rsid w:val="00707B25"/>
    <w:rsid w:val="00710470"/>
    <w:rsid w:val="00710744"/>
    <w:rsid w:val="00710F92"/>
    <w:rsid w:val="0071240A"/>
    <w:rsid w:val="007125B7"/>
    <w:rsid w:val="00712757"/>
    <w:rsid w:val="00713DCF"/>
    <w:rsid w:val="00714499"/>
    <w:rsid w:val="00715F19"/>
    <w:rsid w:val="00716129"/>
    <w:rsid w:val="00716D9F"/>
    <w:rsid w:val="00716DFC"/>
    <w:rsid w:val="007205C5"/>
    <w:rsid w:val="00721820"/>
    <w:rsid w:val="00721F2E"/>
    <w:rsid w:val="00722B41"/>
    <w:rsid w:val="00723D85"/>
    <w:rsid w:val="00723FEA"/>
    <w:rsid w:val="007241B6"/>
    <w:rsid w:val="00724392"/>
    <w:rsid w:val="00725919"/>
    <w:rsid w:val="00725E1C"/>
    <w:rsid w:val="007269F6"/>
    <w:rsid w:val="007276DC"/>
    <w:rsid w:val="0072795C"/>
    <w:rsid w:val="00727BC4"/>
    <w:rsid w:val="00730756"/>
    <w:rsid w:val="00730FFE"/>
    <w:rsid w:val="00731D62"/>
    <w:rsid w:val="00732920"/>
    <w:rsid w:val="00732E3B"/>
    <w:rsid w:val="00733B17"/>
    <w:rsid w:val="00734282"/>
    <w:rsid w:val="00734EA2"/>
    <w:rsid w:val="0073676B"/>
    <w:rsid w:val="00737B9F"/>
    <w:rsid w:val="00737C17"/>
    <w:rsid w:val="00740E96"/>
    <w:rsid w:val="00740EB2"/>
    <w:rsid w:val="00741224"/>
    <w:rsid w:val="007415E2"/>
    <w:rsid w:val="007417B0"/>
    <w:rsid w:val="00741E64"/>
    <w:rsid w:val="00742185"/>
    <w:rsid w:val="0074253C"/>
    <w:rsid w:val="00742905"/>
    <w:rsid w:val="00742A9F"/>
    <w:rsid w:val="00743AB0"/>
    <w:rsid w:val="00743E12"/>
    <w:rsid w:val="007453A9"/>
    <w:rsid w:val="007456EB"/>
    <w:rsid w:val="00745951"/>
    <w:rsid w:val="00751568"/>
    <w:rsid w:val="00751881"/>
    <w:rsid w:val="007518C3"/>
    <w:rsid w:val="00752831"/>
    <w:rsid w:val="007536A4"/>
    <w:rsid w:val="007538E9"/>
    <w:rsid w:val="00753C77"/>
    <w:rsid w:val="00754B24"/>
    <w:rsid w:val="00754C35"/>
    <w:rsid w:val="007562A3"/>
    <w:rsid w:val="007565A6"/>
    <w:rsid w:val="00756D68"/>
    <w:rsid w:val="007600F6"/>
    <w:rsid w:val="0076057D"/>
    <w:rsid w:val="0076155E"/>
    <w:rsid w:val="0076162E"/>
    <w:rsid w:val="00762EF0"/>
    <w:rsid w:val="00762FAF"/>
    <w:rsid w:val="0076395B"/>
    <w:rsid w:val="0076398D"/>
    <w:rsid w:val="007640FC"/>
    <w:rsid w:val="007644C7"/>
    <w:rsid w:val="00764639"/>
    <w:rsid w:val="007651AE"/>
    <w:rsid w:val="007656E0"/>
    <w:rsid w:val="00766477"/>
    <w:rsid w:val="00767C10"/>
    <w:rsid w:val="0077077E"/>
    <w:rsid w:val="00770805"/>
    <w:rsid w:val="00771ED9"/>
    <w:rsid w:val="0077209E"/>
    <w:rsid w:val="00773206"/>
    <w:rsid w:val="0077324E"/>
    <w:rsid w:val="00773BEC"/>
    <w:rsid w:val="00774140"/>
    <w:rsid w:val="00774A96"/>
    <w:rsid w:val="00775486"/>
    <w:rsid w:val="007756FF"/>
    <w:rsid w:val="00777D14"/>
    <w:rsid w:val="00780A34"/>
    <w:rsid w:val="00782D7D"/>
    <w:rsid w:val="00784942"/>
    <w:rsid w:val="0078532D"/>
    <w:rsid w:val="00785C2F"/>
    <w:rsid w:val="0078619E"/>
    <w:rsid w:val="00786214"/>
    <w:rsid w:val="0078626B"/>
    <w:rsid w:val="00786ACE"/>
    <w:rsid w:val="00791551"/>
    <w:rsid w:val="007939AD"/>
    <w:rsid w:val="007941C5"/>
    <w:rsid w:val="007947EC"/>
    <w:rsid w:val="00794D92"/>
    <w:rsid w:val="00794DF0"/>
    <w:rsid w:val="00795CF9"/>
    <w:rsid w:val="00797407"/>
    <w:rsid w:val="0079775D"/>
    <w:rsid w:val="007A09D9"/>
    <w:rsid w:val="007A0CA4"/>
    <w:rsid w:val="007A0F24"/>
    <w:rsid w:val="007A1567"/>
    <w:rsid w:val="007A1C7A"/>
    <w:rsid w:val="007A4132"/>
    <w:rsid w:val="007A4243"/>
    <w:rsid w:val="007A4287"/>
    <w:rsid w:val="007A42A8"/>
    <w:rsid w:val="007A4B22"/>
    <w:rsid w:val="007A6537"/>
    <w:rsid w:val="007A7403"/>
    <w:rsid w:val="007A7569"/>
    <w:rsid w:val="007A78A9"/>
    <w:rsid w:val="007B147E"/>
    <w:rsid w:val="007B1E58"/>
    <w:rsid w:val="007B20CF"/>
    <w:rsid w:val="007B2E82"/>
    <w:rsid w:val="007B3AE1"/>
    <w:rsid w:val="007B41BC"/>
    <w:rsid w:val="007B47D5"/>
    <w:rsid w:val="007B5B7D"/>
    <w:rsid w:val="007B6C6A"/>
    <w:rsid w:val="007B7056"/>
    <w:rsid w:val="007B7275"/>
    <w:rsid w:val="007C03E9"/>
    <w:rsid w:val="007C05FA"/>
    <w:rsid w:val="007C09A4"/>
    <w:rsid w:val="007C1103"/>
    <w:rsid w:val="007C1B2D"/>
    <w:rsid w:val="007C2DA0"/>
    <w:rsid w:val="007C33CB"/>
    <w:rsid w:val="007C3A57"/>
    <w:rsid w:val="007C3E29"/>
    <w:rsid w:val="007C4581"/>
    <w:rsid w:val="007C4673"/>
    <w:rsid w:val="007C46A3"/>
    <w:rsid w:val="007C4A71"/>
    <w:rsid w:val="007C52A0"/>
    <w:rsid w:val="007C6FC6"/>
    <w:rsid w:val="007C7162"/>
    <w:rsid w:val="007C7807"/>
    <w:rsid w:val="007C7C01"/>
    <w:rsid w:val="007D0461"/>
    <w:rsid w:val="007D147A"/>
    <w:rsid w:val="007D18A9"/>
    <w:rsid w:val="007D1AEA"/>
    <w:rsid w:val="007D24A9"/>
    <w:rsid w:val="007D39D9"/>
    <w:rsid w:val="007D4052"/>
    <w:rsid w:val="007D4107"/>
    <w:rsid w:val="007D526A"/>
    <w:rsid w:val="007D542C"/>
    <w:rsid w:val="007D56BC"/>
    <w:rsid w:val="007D5D5A"/>
    <w:rsid w:val="007D63BD"/>
    <w:rsid w:val="007D66C9"/>
    <w:rsid w:val="007D687F"/>
    <w:rsid w:val="007D6F0F"/>
    <w:rsid w:val="007D7294"/>
    <w:rsid w:val="007E0A63"/>
    <w:rsid w:val="007E0BC2"/>
    <w:rsid w:val="007E0C20"/>
    <w:rsid w:val="007E0EC7"/>
    <w:rsid w:val="007E0F41"/>
    <w:rsid w:val="007E129D"/>
    <w:rsid w:val="007E1B2C"/>
    <w:rsid w:val="007E3302"/>
    <w:rsid w:val="007E361B"/>
    <w:rsid w:val="007E420A"/>
    <w:rsid w:val="007E5E62"/>
    <w:rsid w:val="007E636D"/>
    <w:rsid w:val="007E6839"/>
    <w:rsid w:val="007E6E77"/>
    <w:rsid w:val="007E795F"/>
    <w:rsid w:val="007E7B84"/>
    <w:rsid w:val="007E7C0C"/>
    <w:rsid w:val="007F000E"/>
    <w:rsid w:val="007F01BE"/>
    <w:rsid w:val="007F2757"/>
    <w:rsid w:val="007F2C53"/>
    <w:rsid w:val="007F321D"/>
    <w:rsid w:val="007F3754"/>
    <w:rsid w:val="007F4E09"/>
    <w:rsid w:val="007F50DA"/>
    <w:rsid w:val="007F66FD"/>
    <w:rsid w:val="007F6A39"/>
    <w:rsid w:val="007F7A4C"/>
    <w:rsid w:val="00800311"/>
    <w:rsid w:val="00800756"/>
    <w:rsid w:val="00800C85"/>
    <w:rsid w:val="00801015"/>
    <w:rsid w:val="008011DB"/>
    <w:rsid w:val="00801B37"/>
    <w:rsid w:val="0080275E"/>
    <w:rsid w:val="0080334B"/>
    <w:rsid w:val="00803377"/>
    <w:rsid w:val="0080373B"/>
    <w:rsid w:val="00804322"/>
    <w:rsid w:val="008058CB"/>
    <w:rsid w:val="00806337"/>
    <w:rsid w:val="00806703"/>
    <w:rsid w:val="008069DD"/>
    <w:rsid w:val="00807284"/>
    <w:rsid w:val="00807716"/>
    <w:rsid w:val="00811CA4"/>
    <w:rsid w:val="0081219D"/>
    <w:rsid w:val="00812A17"/>
    <w:rsid w:val="00812A58"/>
    <w:rsid w:val="00812DAA"/>
    <w:rsid w:val="00812EC0"/>
    <w:rsid w:val="00815FA3"/>
    <w:rsid w:val="00816472"/>
    <w:rsid w:val="00816B82"/>
    <w:rsid w:val="0082012C"/>
    <w:rsid w:val="00820257"/>
    <w:rsid w:val="00820908"/>
    <w:rsid w:val="00820E49"/>
    <w:rsid w:val="00820FEF"/>
    <w:rsid w:val="00822358"/>
    <w:rsid w:val="00822756"/>
    <w:rsid w:val="0082292C"/>
    <w:rsid w:val="008236FB"/>
    <w:rsid w:val="00824EEB"/>
    <w:rsid w:val="00825201"/>
    <w:rsid w:val="00825CE9"/>
    <w:rsid w:val="00825FF7"/>
    <w:rsid w:val="00827DC6"/>
    <w:rsid w:val="00830D8B"/>
    <w:rsid w:val="00832129"/>
    <w:rsid w:val="00833373"/>
    <w:rsid w:val="008337F6"/>
    <w:rsid w:val="00834008"/>
    <w:rsid w:val="00834AFA"/>
    <w:rsid w:val="00835335"/>
    <w:rsid w:val="008355B3"/>
    <w:rsid w:val="00835666"/>
    <w:rsid w:val="00835801"/>
    <w:rsid w:val="00837741"/>
    <w:rsid w:val="00840664"/>
    <w:rsid w:val="00840973"/>
    <w:rsid w:val="00840A66"/>
    <w:rsid w:val="00840BB3"/>
    <w:rsid w:val="00840E6C"/>
    <w:rsid w:val="0084235C"/>
    <w:rsid w:val="008424BC"/>
    <w:rsid w:val="00842867"/>
    <w:rsid w:val="008431C9"/>
    <w:rsid w:val="0084394E"/>
    <w:rsid w:val="00843F31"/>
    <w:rsid w:val="00843F8D"/>
    <w:rsid w:val="00844653"/>
    <w:rsid w:val="00845A13"/>
    <w:rsid w:val="00845A6F"/>
    <w:rsid w:val="00845ECB"/>
    <w:rsid w:val="008465E2"/>
    <w:rsid w:val="00846F58"/>
    <w:rsid w:val="00847133"/>
    <w:rsid w:val="008475B0"/>
    <w:rsid w:val="00847824"/>
    <w:rsid w:val="0085009E"/>
    <w:rsid w:val="00850BD7"/>
    <w:rsid w:val="00850DAB"/>
    <w:rsid w:val="00851330"/>
    <w:rsid w:val="00851E71"/>
    <w:rsid w:val="00853D8E"/>
    <w:rsid w:val="008542F2"/>
    <w:rsid w:val="0085489A"/>
    <w:rsid w:val="00854C48"/>
    <w:rsid w:val="008550F7"/>
    <w:rsid w:val="008562B4"/>
    <w:rsid w:val="00856F07"/>
    <w:rsid w:val="00857852"/>
    <w:rsid w:val="00857E3E"/>
    <w:rsid w:val="0086076D"/>
    <w:rsid w:val="00860E16"/>
    <w:rsid w:val="008615CE"/>
    <w:rsid w:val="00861BB7"/>
    <w:rsid w:val="0086218D"/>
    <w:rsid w:val="0086246A"/>
    <w:rsid w:val="008624B8"/>
    <w:rsid w:val="00862569"/>
    <w:rsid w:val="00862CBD"/>
    <w:rsid w:val="00863275"/>
    <w:rsid w:val="0086353A"/>
    <w:rsid w:val="00863A3E"/>
    <w:rsid w:val="00863D29"/>
    <w:rsid w:val="00864F8E"/>
    <w:rsid w:val="00867AEA"/>
    <w:rsid w:val="00870588"/>
    <w:rsid w:val="00870FFE"/>
    <w:rsid w:val="008710C2"/>
    <w:rsid w:val="0087140C"/>
    <w:rsid w:val="00871C0C"/>
    <w:rsid w:val="00871DBC"/>
    <w:rsid w:val="00872684"/>
    <w:rsid w:val="00872A0E"/>
    <w:rsid w:val="008736D9"/>
    <w:rsid w:val="00873B6F"/>
    <w:rsid w:val="0087526C"/>
    <w:rsid w:val="00875C38"/>
    <w:rsid w:val="00875D9A"/>
    <w:rsid w:val="00875FC1"/>
    <w:rsid w:val="00876052"/>
    <w:rsid w:val="00876441"/>
    <w:rsid w:val="0087669A"/>
    <w:rsid w:val="00880A5C"/>
    <w:rsid w:val="00880DEA"/>
    <w:rsid w:val="0088107F"/>
    <w:rsid w:val="0088274D"/>
    <w:rsid w:val="00882D90"/>
    <w:rsid w:val="008837FE"/>
    <w:rsid w:val="00883F97"/>
    <w:rsid w:val="008841F0"/>
    <w:rsid w:val="0088682D"/>
    <w:rsid w:val="0089119A"/>
    <w:rsid w:val="008915C3"/>
    <w:rsid w:val="008918E1"/>
    <w:rsid w:val="00892B01"/>
    <w:rsid w:val="00892CA5"/>
    <w:rsid w:val="00892FC5"/>
    <w:rsid w:val="00894768"/>
    <w:rsid w:val="008950FD"/>
    <w:rsid w:val="00896016"/>
    <w:rsid w:val="0089684C"/>
    <w:rsid w:val="00896B67"/>
    <w:rsid w:val="008A108F"/>
    <w:rsid w:val="008A135E"/>
    <w:rsid w:val="008A1FDE"/>
    <w:rsid w:val="008A2EDC"/>
    <w:rsid w:val="008A30DE"/>
    <w:rsid w:val="008A3401"/>
    <w:rsid w:val="008A35F1"/>
    <w:rsid w:val="008A3CBD"/>
    <w:rsid w:val="008A3EE3"/>
    <w:rsid w:val="008A3F07"/>
    <w:rsid w:val="008A50C9"/>
    <w:rsid w:val="008A5247"/>
    <w:rsid w:val="008A7761"/>
    <w:rsid w:val="008A77DE"/>
    <w:rsid w:val="008B0FE1"/>
    <w:rsid w:val="008B12E9"/>
    <w:rsid w:val="008B3E8D"/>
    <w:rsid w:val="008B3E96"/>
    <w:rsid w:val="008B4257"/>
    <w:rsid w:val="008B43A8"/>
    <w:rsid w:val="008B4863"/>
    <w:rsid w:val="008B5CE7"/>
    <w:rsid w:val="008B6515"/>
    <w:rsid w:val="008B6C99"/>
    <w:rsid w:val="008B7DF9"/>
    <w:rsid w:val="008C0BD6"/>
    <w:rsid w:val="008C1003"/>
    <w:rsid w:val="008C1E6D"/>
    <w:rsid w:val="008C20F9"/>
    <w:rsid w:val="008C24D5"/>
    <w:rsid w:val="008C26F1"/>
    <w:rsid w:val="008C28BC"/>
    <w:rsid w:val="008C363F"/>
    <w:rsid w:val="008C4169"/>
    <w:rsid w:val="008C4F6C"/>
    <w:rsid w:val="008C501C"/>
    <w:rsid w:val="008C5A8B"/>
    <w:rsid w:val="008C6251"/>
    <w:rsid w:val="008C66D0"/>
    <w:rsid w:val="008C6BE7"/>
    <w:rsid w:val="008C74E7"/>
    <w:rsid w:val="008C789A"/>
    <w:rsid w:val="008D070A"/>
    <w:rsid w:val="008D0D14"/>
    <w:rsid w:val="008D1C2C"/>
    <w:rsid w:val="008D310A"/>
    <w:rsid w:val="008D3337"/>
    <w:rsid w:val="008D4321"/>
    <w:rsid w:val="008D5076"/>
    <w:rsid w:val="008D714E"/>
    <w:rsid w:val="008E1065"/>
    <w:rsid w:val="008E1DB8"/>
    <w:rsid w:val="008E1FD7"/>
    <w:rsid w:val="008E2964"/>
    <w:rsid w:val="008E35A5"/>
    <w:rsid w:val="008E36F3"/>
    <w:rsid w:val="008E42ED"/>
    <w:rsid w:val="008E4716"/>
    <w:rsid w:val="008E4C7C"/>
    <w:rsid w:val="008E533C"/>
    <w:rsid w:val="008E6151"/>
    <w:rsid w:val="008E6F38"/>
    <w:rsid w:val="008E78FD"/>
    <w:rsid w:val="008F03B6"/>
    <w:rsid w:val="008F0C28"/>
    <w:rsid w:val="008F12E8"/>
    <w:rsid w:val="008F2BBD"/>
    <w:rsid w:val="008F3DDF"/>
    <w:rsid w:val="008F3F4E"/>
    <w:rsid w:val="008F4C31"/>
    <w:rsid w:val="008F51E6"/>
    <w:rsid w:val="008F5CAB"/>
    <w:rsid w:val="008F781C"/>
    <w:rsid w:val="008F7C49"/>
    <w:rsid w:val="009013AE"/>
    <w:rsid w:val="009015B0"/>
    <w:rsid w:val="009017C4"/>
    <w:rsid w:val="00901E05"/>
    <w:rsid w:val="009048D4"/>
    <w:rsid w:val="00905195"/>
    <w:rsid w:val="009051AA"/>
    <w:rsid w:val="00905A24"/>
    <w:rsid w:val="00905CDA"/>
    <w:rsid w:val="00905F54"/>
    <w:rsid w:val="00906B6E"/>
    <w:rsid w:val="00907151"/>
    <w:rsid w:val="00907990"/>
    <w:rsid w:val="00907B66"/>
    <w:rsid w:val="00910B93"/>
    <w:rsid w:val="00911122"/>
    <w:rsid w:val="00911136"/>
    <w:rsid w:val="0091161F"/>
    <w:rsid w:val="0091168A"/>
    <w:rsid w:val="00911AA7"/>
    <w:rsid w:val="00911E9A"/>
    <w:rsid w:val="00912824"/>
    <w:rsid w:val="009131B2"/>
    <w:rsid w:val="00914A93"/>
    <w:rsid w:val="00915932"/>
    <w:rsid w:val="00915A65"/>
    <w:rsid w:val="00915EB2"/>
    <w:rsid w:val="00916178"/>
    <w:rsid w:val="00916491"/>
    <w:rsid w:val="009168EB"/>
    <w:rsid w:val="00917C56"/>
    <w:rsid w:val="00917D77"/>
    <w:rsid w:val="009200EE"/>
    <w:rsid w:val="009212CC"/>
    <w:rsid w:val="00921912"/>
    <w:rsid w:val="00921B02"/>
    <w:rsid w:val="009220D2"/>
    <w:rsid w:val="0092227B"/>
    <w:rsid w:val="00922796"/>
    <w:rsid w:val="00923F19"/>
    <w:rsid w:val="00924459"/>
    <w:rsid w:val="00924E20"/>
    <w:rsid w:val="00925B09"/>
    <w:rsid w:val="00925D69"/>
    <w:rsid w:val="00926087"/>
    <w:rsid w:val="00926491"/>
    <w:rsid w:val="00927C1D"/>
    <w:rsid w:val="00927C5C"/>
    <w:rsid w:val="00927DCB"/>
    <w:rsid w:val="00930C8E"/>
    <w:rsid w:val="0093124A"/>
    <w:rsid w:val="009315F1"/>
    <w:rsid w:val="00932CD7"/>
    <w:rsid w:val="00933B3F"/>
    <w:rsid w:val="00933D04"/>
    <w:rsid w:val="00934CB0"/>
    <w:rsid w:val="00937C5E"/>
    <w:rsid w:val="00937D4D"/>
    <w:rsid w:val="009408CC"/>
    <w:rsid w:val="00940BA7"/>
    <w:rsid w:val="00940D65"/>
    <w:rsid w:val="009428A6"/>
    <w:rsid w:val="009429B7"/>
    <w:rsid w:val="0094358F"/>
    <w:rsid w:val="00943C4C"/>
    <w:rsid w:val="00943EA8"/>
    <w:rsid w:val="00945020"/>
    <w:rsid w:val="00945651"/>
    <w:rsid w:val="009460B8"/>
    <w:rsid w:val="00946367"/>
    <w:rsid w:val="00946E12"/>
    <w:rsid w:val="009501B6"/>
    <w:rsid w:val="00950A79"/>
    <w:rsid w:val="00951B07"/>
    <w:rsid w:val="00952BAE"/>
    <w:rsid w:val="00952D5D"/>
    <w:rsid w:val="009550E9"/>
    <w:rsid w:val="00955589"/>
    <w:rsid w:val="00955F90"/>
    <w:rsid w:val="00956223"/>
    <w:rsid w:val="00957692"/>
    <w:rsid w:val="009602BD"/>
    <w:rsid w:val="00960952"/>
    <w:rsid w:val="00961412"/>
    <w:rsid w:val="00961FE0"/>
    <w:rsid w:val="00962324"/>
    <w:rsid w:val="0096355A"/>
    <w:rsid w:val="00963E01"/>
    <w:rsid w:val="009650D6"/>
    <w:rsid w:val="00965B55"/>
    <w:rsid w:val="00965E2A"/>
    <w:rsid w:val="00967449"/>
    <w:rsid w:val="009676AA"/>
    <w:rsid w:val="009703AF"/>
    <w:rsid w:val="00970956"/>
    <w:rsid w:val="00972E25"/>
    <w:rsid w:val="009731BC"/>
    <w:rsid w:val="00973226"/>
    <w:rsid w:val="0097384E"/>
    <w:rsid w:val="00973C4A"/>
    <w:rsid w:val="009742E6"/>
    <w:rsid w:val="009757C5"/>
    <w:rsid w:val="00976175"/>
    <w:rsid w:val="009765F5"/>
    <w:rsid w:val="00976F07"/>
    <w:rsid w:val="0097755C"/>
    <w:rsid w:val="0098022B"/>
    <w:rsid w:val="00981754"/>
    <w:rsid w:val="00981AE5"/>
    <w:rsid w:val="009830C1"/>
    <w:rsid w:val="009834E9"/>
    <w:rsid w:val="009838EF"/>
    <w:rsid w:val="00983E8C"/>
    <w:rsid w:val="00983F8D"/>
    <w:rsid w:val="00985947"/>
    <w:rsid w:val="00985E22"/>
    <w:rsid w:val="00985EF8"/>
    <w:rsid w:val="00986046"/>
    <w:rsid w:val="00986BAE"/>
    <w:rsid w:val="00987623"/>
    <w:rsid w:val="00987EB3"/>
    <w:rsid w:val="00990403"/>
    <w:rsid w:val="00991048"/>
    <w:rsid w:val="00991165"/>
    <w:rsid w:val="00992684"/>
    <w:rsid w:val="00992C08"/>
    <w:rsid w:val="009932F4"/>
    <w:rsid w:val="009952B9"/>
    <w:rsid w:val="00995B0A"/>
    <w:rsid w:val="00996308"/>
    <w:rsid w:val="00997ED7"/>
    <w:rsid w:val="00997EEA"/>
    <w:rsid w:val="009A1022"/>
    <w:rsid w:val="009A1076"/>
    <w:rsid w:val="009A1261"/>
    <w:rsid w:val="009A1C8B"/>
    <w:rsid w:val="009A1D9E"/>
    <w:rsid w:val="009A1FC3"/>
    <w:rsid w:val="009A2ABF"/>
    <w:rsid w:val="009A331D"/>
    <w:rsid w:val="009A3B54"/>
    <w:rsid w:val="009A592D"/>
    <w:rsid w:val="009A5FC0"/>
    <w:rsid w:val="009A6084"/>
    <w:rsid w:val="009A647D"/>
    <w:rsid w:val="009A78FF"/>
    <w:rsid w:val="009A7BD9"/>
    <w:rsid w:val="009A7CE4"/>
    <w:rsid w:val="009B0227"/>
    <w:rsid w:val="009B1338"/>
    <w:rsid w:val="009B2458"/>
    <w:rsid w:val="009B2AEB"/>
    <w:rsid w:val="009B3275"/>
    <w:rsid w:val="009B3746"/>
    <w:rsid w:val="009B3B30"/>
    <w:rsid w:val="009B3E17"/>
    <w:rsid w:val="009B4095"/>
    <w:rsid w:val="009B4B08"/>
    <w:rsid w:val="009B5300"/>
    <w:rsid w:val="009B67B5"/>
    <w:rsid w:val="009B6C7E"/>
    <w:rsid w:val="009B6F49"/>
    <w:rsid w:val="009C1AF5"/>
    <w:rsid w:val="009C1B5B"/>
    <w:rsid w:val="009C2E99"/>
    <w:rsid w:val="009C2FF0"/>
    <w:rsid w:val="009C376E"/>
    <w:rsid w:val="009C3DEA"/>
    <w:rsid w:val="009C49DD"/>
    <w:rsid w:val="009C5045"/>
    <w:rsid w:val="009C630A"/>
    <w:rsid w:val="009C6384"/>
    <w:rsid w:val="009D104E"/>
    <w:rsid w:val="009D127F"/>
    <w:rsid w:val="009D17B2"/>
    <w:rsid w:val="009D2554"/>
    <w:rsid w:val="009D2851"/>
    <w:rsid w:val="009D3B89"/>
    <w:rsid w:val="009D3EA7"/>
    <w:rsid w:val="009D4A4A"/>
    <w:rsid w:val="009D57F4"/>
    <w:rsid w:val="009D6939"/>
    <w:rsid w:val="009D6B49"/>
    <w:rsid w:val="009D7D95"/>
    <w:rsid w:val="009E0036"/>
    <w:rsid w:val="009E0481"/>
    <w:rsid w:val="009E0A61"/>
    <w:rsid w:val="009E0E88"/>
    <w:rsid w:val="009E1147"/>
    <w:rsid w:val="009E30B2"/>
    <w:rsid w:val="009E32C3"/>
    <w:rsid w:val="009E3518"/>
    <w:rsid w:val="009E3DBD"/>
    <w:rsid w:val="009E5333"/>
    <w:rsid w:val="009F0F4B"/>
    <w:rsid w:val="009F1300"/>
    <w:rsid w:val="009F285B"/>
    <w:rsid w:val="009F315B"/>
    <w:rsid w:val="009F3796"/>
    <w:rsid w:val="009F3BB4"/>
    <w:rsid w:val="009F3FF5"/>
    <w:rsid w:val="009F4D8B"/>
    <w:rsid w:val="009F514D"/>
    <w:rsid w:val="009F54E9"/>
    <w:rsid w:val="009F5AEE"/>
    <w:rsid w:val="009F6A43"/>
    <w:rsid w:val="009F70C8"/>
    <w:rsid w:val="009F7AB9"/>
    <w:rsid w:val="009F7F9D"/>
    <w:rsid w:val="00A001E1"/>
    <w:rsid w:val="00A01402"/>
    <w:rsid w:val="00A017BC"/>
    <w:rsid w:val="00A0199C"/>
    <w:rsid w:val="00A01E7D"/>
    <w:rsid w:val="00A0238B"/>
    <w:rsid w:val="00A03850"/>
    <w:rsid w:val="00A03D63"/>
    <w:rsid w:val="00A03F5B"/>
    <w:rsid w:val="00A05160"/>
    <w:rsid w:val="00A05CCC"/>
    <w:rsid w:val="00A07551"/>
    <w:rsid w:val="00A1097D"/>
    <w:rsid w:val="00A12216"/>
    <w:rsid w:val="00A12B82"/>
    <w:rsid w:val="00A149F5"/>
    <w:rsid w:val="00A1548E"/>
    <w:rsid w:val="00A15636"/>
    <w:rsid w:val="00A15C27"/>
    <w:rsid w:val="00A15C50"/>
    <w:rsid w:val="00A16796"/>
    <w:rsid w:val="00A17873"/>
    <w:rsid w:val="00A20F6B"/>
    <w:rsid w:val="00A2390C"/>
    <w:rsid w:val="00A2394E"/>
    <w:rsid w:val="00A23C7F"/>
    <w:rsid w:val="00A249CF"/>
    <w:rsid w:val="00A251C8"/>
    <w:rsid w:val="00A25373"/>
    <w:rsid w:val="00A2546D"/>
    <w:rsid w:val="00A25A89"/>
    <w:rsid w:val="00A269D5"/>
    <w:rsid w:val="00A27DAD"/>
    <w:rsid w:val="00A301E4"/>
    <w:rsid w:val="00A310F8"/>
    <w:rsid w:val="00A3113A"/>
    <w:rsid w:val="00A321FD"/>
    <w:rsid w:val="00A3242F"/>
    <w:rsid w:val="00A34563"/>
    <w:rsid w:val="00A348A0"/>
    <w:rsid w:val="00A35196"/>
    <w:rsid w:val="00A35D8A"/>
    <w:rsid w:val="00A36AF9"/>
    <w:rsid w:val="00A37E05"/>
    <w:rsid w:val="00A40409"/>
    <w:rsid w:val="00A411C9"/>
    <w:rsid w:val="00A41209"/>
    <w:rsid w:val="00A41C5E"/>
    <w:rsid w:val="00A4216B"/>
    <w:rsid w:val="00A42362"/>
    <w:rsid w:val="00A42708"/>
    <w:rsid w:val="00A437FD"/>
    <w:rsid w:val="00A439E5"/>
    <w:rsid w:val="00A44CDA"/>
    <w:rsid w:val="00A45166"/>
    <w:rsid w:val="00A45882"/>
    <w:rsid w:val="00A45DD3"/>
    <w:rsid w:val="00A466B0"/>
    <w:rsid w:val="00A4685F"/>
    <w:rsid w:val="00A472E8"/>
    <w:rsid w:val="00A477D0"/>
    <w:rsid w:val="00A5055E"/>
    <w:rsid w:val="00A514CB"/>
    <w:rsid w:val="00A515A2"/>
    <w:rsid w:val="00A520C0"/>
    <w:rsid w:val="00A5210F"/>
    <w:rsid w:val="00A52E6B"/>
    <w:rsid w:val="00A57272"/>
    <w:rsid w:val="00A57B88"/>
    <w:rsid w:val="00A57DD1"/>
    <w:rsid w:val="00A607AE"/>
    <w:rsid w:val="00A61290"/>
    <w:rsid w:val="00A61333"/>
    <w:rsid w:val="00A61CD8"/>
    <w:rsid w:val="00A63818"/>
    <w:rsid w:val="00A65034"/>
    <w:rsid w:val="00A65A8B"/>
    <w:rsid w:val="00A66EA4"/>
    <w:rsid w:val="00A67EBB"/>
    <w:rsid w:val="00A71183"/>
    <w:rsid w:val="00A72351"/>
    <w:rsid w:val="00A7254F"/>
    <w:rsid w:val="00A725C6"/>
    <w:rsid w:val="00A728D3"/>
    <w:rsid w:val="00A7309C"/>
    <w:rsid w:val="00A732DF"/>
    <w:rsid w:val="00A754BB"/>
    <w:rsid w:val="00A75FD0"/>
    <w:rsid w:val="00A76078"/>
    <w:rsid w:val="00A76864"/>
    <w:rsid w:val="00A76DD7"/>
    <w:rsid w:val="00A76E5E"/>
    <w:rsid w:val="00A770DE"/>
    <w:rsid w:val="00A77A92"/>
    <w:rsid w:val="00A77D8A"/>
    <w:rsid w:val="00A8039B"/>
    <w:rsid w:val="00A803A3"/>
    <w:rsid w:val="00A8279A"/>
    <w:rsid w:val="00A85120"/>
    <w:rsid w:val="00A851E1"/>
    <w:rsid w:val="00A86942"/>
    <w:rsid w:val="00A86F07"/>
    <w:rsid w:val="00A91C74"/>
    <w:rsid w:val="00A91DB7"/>
    <w:rsid w:val="00A92B52"/>
    <w:rsid w:val="00A92BA7"/>
    <w:rsid w:val="00A930EF"/>
    <w:rsid w:val="00A93E9E"/>
    <w:rsid w:val="00A946BE"/>
    <w:rsid w:val="00A94FFC"/>
    <w:rsid w:val="00A95711"/>
    <w:rsid w:val="00A95BDF"/>
    <w:rsid w:val="00A95DFA"/>
    <w:rsid w:val="00A95E8C"/>
    <w:rsid w:val="00A964F4"/>
    <w:rsid w:val="00A968D6"/>
    <w:rsid w:val="00A968E6"/>
    <w:rsid w:val="00AA0150"/>
    <w:rsid w:val="00AA06A2"/>
    <w:rsid w:val="00AA0CE6"/>
    <w:rsid w:val="00AA3432"/>
    <w:rsid w:val="00AA6D38"/>
    <w:rsid w:val="00AA6E25"/>
    <w:rsid w:val="00AA73CE"/>
    <w:rsid w:val="00AA7B19"/>
    <w:rsid w:val="00AA7BE4"/>
    <w:rsid w:val="00AA7C11"/>
    <w:rsid w:val="00AB00A5"/>
    <w:rsid w:val="00AB0374"/>
    <w:rsid w:val="00AB047B"/>
    <w:rsid w:val="00AB053D"/>
    <w:rsid w:val="00AB0802"/>
    <w:rsid w:val="00AB0BD7"/>
    <w:rsid w:val="00AB123E"/>
    <w:rsid w:val="00AB1613"/>
    <w:rsid w:val="00AB3D21"/>
    <w:rsid w:val="00AB3D58"/>
    <w:rsid w:val="00AB469C"/>
    <w:rsid w:val="00AB57C6"/>
    <w:rsid w:val="00AB5B99"/>
    <w:rsid w:val="00AB5D6D"/>
    <w:rsid w:val="00AB6D2B"/>
    <w:rsid w:val="00AB7528"/>
    <w:rsid w:val="00AB7F4D"/>
    <w:rsid w:val="00AC0475"/>
    <w:rsid w:val="00AC0DB1"/>
    <w:rsid w:val="00AC1614"/>
    <w:rsid w:val="00AC1C7A"/>
    <w:rsid w:val="00AC1DE8"/>
    <w:rsid w:val="00AC22AD"/>
    <w:rsid w:val="00AC2A00"/>
    <w:rsid w:val="00AC39D6"/>
    <w:rsid w:val="00AC4D4A"/>
    <w:rsid w:val="00AC552E"/>
    <w:rsid w:val="00AC5B5A"/>
    <w:rsid w:val="00AC72AC"/>
    <w:rsid w:val="00AD0706"/>
    <w:rsid w:val="00AD0DE8"/>
    <w:rsid w:val="00AD2104"/>
    <w:rsid w:val="00AD2EE3"/>
    <w:rsid w:val="00AD4895"/>
    <w:rsid w:val="00AD4B79"/>
    <w:rsid w:val="00AD52A6"/>
    <w:rsid w:val="00AD5B4B"/>
    <w:rsid w:val="00AD5FF7"/>
    <w:rsid w:val="00AD600E"/>
    <w:rsid w:val="00AD695B"/>
    <w:rsid w:val="00AE0EB6"/>
    <w:rsid w:val="00AE16E8"/>
    <w:rsid w:val="00AE1870"/>
    <w:rsid w:val="00AE353E"/>
    <w:rsid w:val="00AE3603"/>
    <w:rsid w:val="00AE4D68"/>
    <w:rsid w:val="00AE4EF9"/>
    <w:rsid w:val="00AE5748"/>
    <w:rsid w:val="00AE63B1"/>
    <w:rsid w:val="00AE63CB"/>
    <w:rsid w:val="00AE6523"/>
    <w:rsid w:val="00AE6CEA"/>
    <w:rsid w:val="00AE7DB6"/>
    <w:rsid w:val="00AF11D5"/>
    <w:rsid w:val="00AF15C3"/>
    <w:rsid w:val="00AF1E93"/>
    <w:rsid w:val="00AF2362"/>
    <w:rsid w:val="00AF2BFC"/>
    <w:rsid w:val="00AF342B"/>
    <w:rsid w:val="00AF3C83"/>
    <w:rsid w:val="00AF4215"/>
    <w:rsid w:val="00AF5390"/>
    <w:rsid w:val="00AF65B6"/>
    <w:rsid w:val="00AF7560"/>
    <w:rsid w:val="00AF78F6"/>
    <w:rsid w:val="00AF7C24"/>
    <w:rsid w:val="00B00415"/>
    <w:rsid w:val="00B00777"/>
    <w:rsid w:val="00B01E49"/>
    <w:rsid w:val="00B023BE"/>
    <w:rsid w:val="00B025B4"/>
    <w:rsid w:val="00B03528"/>
    <w:rsid w:val="00B03A93"/>
    <w:rsid w:val="00B05C02"/>
    <w:rsid w:val="00B072E6"/>
    <w:rsid w:val="00B1069F"/>
    <w:rsid w:val="00B115A9"/>
    <w:rsid w:val="00B11D1F"/>
    <w:rsid w:val="00B1210C"/>
    <w:rsid w:val="00B122F5"/>
    <w:rsid w:val="00B1287C"/>
    <w:rsid w:val="00B1297A"/>
    <w:rsid w:val="00B133CE"/>
    <w:rsid w:val="00B1371A"/>
    <w:rsid w:val="00B14C7A"/>
    <w:rsid w:val="00B15D14"/>
    <w:rsid w:val="00B16148"/>
    <w:rsid w:val="00B162D7"/>
    <w:rsid w:val="00B16681"/>
    <w:rsid w:val="00B1718D"/>
    <w:rsid w:val="00B17B25"/>
    <w:rsid w:val="00B20764"/>
    <w:rsid w:val="00B21872"/>
    <w:rsid w:val="00B2191D"/>
    <w:rsid w:val="00B223F2"/>
    <w:rsid w:val="00B22CF3"/>
    <w:rsid w:val="00B240AC"/>
    <w:rsid w:val="00B252A5"/>
    <w:rsid w:val="00B25C40"/>
    <w:rsid w:val="00B25EF2"/>
    <w:rsid w:val="00B300C9"/>
    <w:rsid w:val="00B314D2"/>
    <w:rsid w:val="00B31A24"/>
    <w:rsid w:val="00B322CB"/>
    <w:rsid w:val="00B32C84"/>
    <w:rsid w:val="00B337E0"/>
    <w:rsid w:val="00B359DD"/>
    <w:rsid w:val="00B368B6"/>
    <w:rsid w:val="00B37A00"/>
    <w:rsid w:val="00B42DAA"/>
    <w:rsid w:val="00B43DEC"/>
    <w:rsid w:val="00B44475"/>
    <w:rsid w:val="00B4535E"/>
    <w:rsid w:val="00B45761"/>
    <w:rsid w:val="00B46DEF"/>
    <w:rsid w:val="00B50721"/>
    <w:rsid w:val="00B509DC"/>
    <w:rsid w:val="00B516F9"/>
    <w:rsid w:val="00B51FF1"/>
    <w:rsid w:val="00B52730"/>
    <w:rsid w:val="00B54020"/>
    <w:rsid w:val="00B5432A"/>
    <w:rsid w:val="00B5618D"/>
    <w:rsid w:val="00B5731D"/>
    <w:rsid w:val="00B5741A"/>
    <w:rsid w:val="00B62815"/>
    <w:rsid w:val="00B62A70"/>
    <w:rsid w:val="00B672C7"/>
    <w:rsid w:val="00B7089B"/>
    <w:rsid w:val="00B71D66"/>
    <w:rsid w:val="00B7286A"/>
    <w:rsid w:val="00B72DFC"/>
    <w:rsid w:val="00B73140"/>
    <w:rsid w:val="00B73561"/>
    <w:rsid w:val="00B742D4"/>
    <w:rsid w:val="00B74A15"/>
    <w:rsid w:val="00B77ED0"/>
    <w:rsid w:val="00B803D3"/>
    <w:rsid w:val="00B8044D"/>
    <w:rsid w:val="00B81ED8"/>
    <w:rsid w:val="00B824E5"/>
    <w:rsid w:val="00B833BA"/>
    <w:rsid w:val="00B834CA"/>
    <w:rsid w:val="00B839C5"/>
    <w:rsid w:val="00B844B5"/>
    <w:rsid w:val="00B85BF9"/>
    <w:rsid w:val="00B85C1E"/>
    <w:rsid w:val="00B864D1"/>
    <w:rsid w:val="00B86F60"/>
    <w:rsid w:val="00B87C16"/>
    <w:rsid w:val="00B90095"/>
    <w:rsid w:val="00B9064E"/>
    <w:rsid w:val="00B90C6F"/>
    <w:rsid w:val="00B91F7D"/>
    <w:rsid w:val="00B92133"/>
    <w:rsid w:val="00B9236E"/>
    <w:rsid w:val="00B92633"/>
    <w:rsid w:val="00B92A21"/>
    <w:rsid w:val="00B93866"/>
    <w:rsid w:val="00B941E8"/>
    <w:rsid w:val="00B94675"/>
    <w:rsid w:val="00B95415"/>
    <w:rsid w:val="00B95724"/>
    <w:rsid w:val="00BA0533"/>
    <w:rsid w:val="00BA1397"/>
    <w:rsid w:val="00BA1D70"/>
    <w:rsid w:val="00BA1D9F"/>
    <w:rsid w:val="00BA1F92"/>
    <w:rsid w:val="00BA2160"/>
    <w:rsid w:val="00BA2163"/>
    <w:rsid w:val="00BA2A9A"/>
    <w:rsid w:val="00BA2D53"/>
    <w:rsid w:val="00BA35FA"/>
    <w:rsid w:val="00BA3766"/>
    <w:rsid w:val="00BA43AD"/>
    <w:rsid w:val="00BA458D"/>
    <w:rsid w:val="00BA52E4"/>
    <w:rsid w:val="00BA56E8"/>
    <w:rsid w:val="00BA5923"/>
    <w:rsid w:val="00BA6079"/>
    <w:rsid w:val="00BA6296"/>
    <w:rsid w:val="00BA6C4B"/>
    <w:rsid w:val="00BA6DD9"/>
    <w:rsid w:val="00BA6E57"/>
    <w:rsid w:val="00BA77DB"/>
    <w:rsid w:val="00BA77E9"/>
    <w:rsid w:val="00BB02CD"/>
    <w:rsid w:val="00BB1965"/>
    <w:rsid w:val="00BB2F58"/>
    <w:rsid w:val="00BB38DF"/>
    <w:rsid w:val="00BB3C2F"/>
    <w:rsid w:val="00BB3CF1"/>
    <w:rsid w:val="00BB3FB1"/>
    <w:rsid w:val="00BB519E"/>
    <w:rsid w:val="00BB578C"/>
    <w:rsid w:val="00BB59AA"/>
    <w:rsid w:val="00BB5E19"/>
    <w:rsid w:val="00BB6D68"/>
    <w:rsid w:val="00BB7002"/>
    <w:rsid w:val="00BB7466"/>
    <w:rsid w:val="00BB7C37"/>
    <w:rsid w:val="00BB7D2B"/>
    <w:rsid w:val="00BB7EAE"/>
    <w:rsid w:val="00BC0AF5"/>
    <w:rsid w:val="00BC0DAE"/>
    <w:rsid w:val="00BC200E"/>
    <w:rsid w:val="00BC26D9"/>
    <w:rsid w:val="00BC3C26"/>
    <w:rsid w:val="00BC46C5"/>
    <w:rsid w:val="00BC49D7"/>
    <w:rsid w:val="00BC5001"/>
    <w:rsid w:val="00BC61D4"/>
    <w:rsid w:val="00BC6375"/>
    <w:rsid w:val="00BC6D67"/>
    <w:rsid w:val="00BD0854"/>
    <w:rsid w:val="00BD138E"/>
    <w:rsid w:val="00BD19C2"/>
    <w:rsid w:val="00BD1FC5"/>
    <w:rsid w:val="00BD2574"/>
    <w:rsid w:val="00BD2BFB"/>
    <w:rsid w:val="00BD3B30"/>
    <w:rsid w:val="00BD5F74"/>
    <w:rsid w:val="00BD6159"/>
    <w:rsid w:val="00BD6F05"/>
    <w:rsid w:val="00BD705E"/>
    <w:rsid w:val="00BD7D65"/>
    <w:rsid w:val="00BE091C"/>
    <w:rsid w:val="00BE0E50"/>
    <w:rsid w:val="00BE1063"/>
    <w:rsid w:val="00BE1AA2"/>
    <w:rsid w:val="00BE1DCA"/>
    <w:rsid w:val="00BE47A6"/>
    <w:rsid w:val="00BE4B9E"/>
    <w:rsid w:val="00BE5417"/>
    <w:rsid w:val="00BE5523"/>
    <w:rsid w:val="00BE561E"/>
    <w:rsid w:val="00BE6011"/>
    <w:rsid w:val="00BE60F8"/>
    <w:rsid w:val="00BE6A6C"/>
    <w:rsid w:val="00BE6CC1"/>
    <w:rsid w:val="00BE6F59"/>
    <w:rsid w:val="00BE727C"/>
    <w:rsid w:val="00BE78E7"/>
    <w:rsid w:val="00BE79EF"/>
    <w:rsid w:val="00BF0141"/>
    <w:rsid w:val="00BF07B8"/>
    <w:rsid w:val="00BF0F1C"/>
    <w:rsid w:val="00BF22C1"/>
    <w:rsid w:val="00BF2793"/>
    <w:rsid w:val="00BF35DF"/>
    <w:rsid w:val="00BF3859"/>
    <w:rsid w:val="00BF3946"/>
    <w:rsid w:val="00BF5859"/>
    <w:rsid w:val="00BF6930"/>
    <w:rsid w:val="00BF6F7F"/>
    <w:rsid w:val="00BF72D6"/>
    <w:rsid w:val="00BF759A"/>
    <w:rsid w:val="00BF7BB7"/>
    <w:rsid w:val="00BF7C5F"/>
    <w:rsid w:val="00C002B2"/>
    <w:rsid w:val="00C01183"/>
    <w:rsid w:val="00C011DA"/>
    <w:rsid w:val="00C014C2"/>
    <w:rsid w:val="00C0217E"/>
    <w:rsid w:val="00C02B70"/>
    <w:rsid w:val="00C02E35"/>
    <w:rsid w:val="00C0479F"/>
    <w:rsid w:val="00C0757D"/>
    <w:rsid w:val="00C10814"/>
    <w:rsid w:val="00C1186F"/>
    <w:rsid w:val="00C12780"/>
    <w:rsid w:val="00C129AB"/>
    <w:rsid w:val="00C12F8C"/>
    <w:rsid w:val="00C13411"/>
    <w:rsid w:val="00C13A18"/>
    <w:rsid w:val="00C14E8E"/>
    <w:rsid w:val="00C1683E"/>
    <w:rsid w:val="00C17840"/>
    <w:rsid w:val="00C20FFF"/>
    <w:rsid w:val="00C21B23"/>
    <w:rsid w:val="00C21EB8"/>
    <w:rsid w:val="00C220FD"/>
    <w:rsid w:val="00C227C2"/>
    <w:rsid w:val="00C22AEF"/>
    <w:rsid w:val="00C231D7"/>
    <w:rsid w:val="00C23CA9"/>
    <w:rsid w:val="00C24563"/>
    <w:rsid w:val="00C25C78"/>
    <w:rsid w:val="00C25DA1"/>
    <w:rsid w:val="00C2612C"/>
    <w:rsid w:val="00C30CE4"/>
    <w:rsid w:val="00C30F71"/>
    <w:rsid w:val="00C3164F"/>
    <w:rsid w:val="00C31EDD"/>
    <w:rsid w:val="00C32E88"/>
    <w:rsid w:val="00C33134"/>
    <w:rsid w:val="00C33ECD"/>
    <w:rsid w:val="00C343DA"/>
    <w:rsid w:val="00C35637"/>
    <w:rsid w:val="00C35F72"/>
    <w:rsid w:val="00C36D49"/>
    <w:rsid w:val="00C37314"/>
    <w:rsid w:val="00C37592"/>
    <w:rsid w:val="00C37593"/>
    <w:rsid w:val="00C403A3"/>
    <w:rsid w:val="00C40553"/>
    <w:rsid w:val="00C40631"/>
    <w:rsid w:val="00C406C3"/>
    <w:rsid w:val="00C4082C"/>
    <w:rsid w:val="00C40E2F"/>
    <w:rsid w:val="00C4140C"/>
    <w:rsid w:val="00C414EC"/>
    <w:rsid w:val="00C41B66"/>
    <w:rsid w:val="00C4220D"/>
    <w:rsid w:val="00C42A4E"/>
    <w:rsid w:val="00C42D12"/>
    <w:rsid w:val="00C4354C"/>
    <w:rsid w:val="00C4368D"/>
    <w:rsid w:val="00C43B95"/>
    <w:rsid w:val="00C43EA6"/>
    <w:rsid w:val="00C44C82"/>
    <w:rsid w:val="00C4522D"/>
    <w:rsid w:val="00C500F0"/>
    <w:rsid w:val="00C50E38"/>
    <w:rsid w:val="00C50FF4"/>
    <w:rsid w:val="00C519CD"/>
    <w:rsid w:val="00C52D94"/>
    <w:rsid w:val="00C53ED6"/>
    <w:rsid w:val="00C540A2"/>
    <w:rsid w:val="00C55DA3"/>
    <w:rsid w:val="00C5734B"/>
    <w:rsid w:val="00C57775"/>
    <w:rsid w:val="00C605C3"/>
    <w:rsid w:val="00C609F6"/>
    <w:rsid w:val="00C60E2B"/>
    <w:rsid w:val="00C62947"/>
    <w:rsid w:val="00C637B7"/>
    <w:rsid w:val="00C63E8D"/>
    <w:rsid w:val="00C64744"/>
    <w:rsid w:val="00C652CD"/>
    <w:rsid w:val="00C65795"/>
    <w:rsid w:val="00C65EB9"/>
    <w:rsid w:val="00C667FB"/>
    <w:rsid w:val="00C66D5D"/>
    <w:rsid w:val="00C6706C"/>
    <w:rsid w:val="00C679A3"/>
    <w:rsid w:val="00C70354"/>
    <w:rsid w:val="00C704AE"/>
    <w:rsid w:val="00C70B56"/>
    <w:rsid w:val="00C71395"/>
    <w:rsid w:val="00C717FB"/>
    <w:rsid w:val="00C71FBC"/>
    <w:rsid w:val="00C72CB4"/>
    <w:rsid w:val="00C72D5A"/>
    <w:rsid w:val="00C730F8"/>
    <w:rsid w:val="00C733B4"/>
    <w:rsid w:val="00C7368B"/>
    <w:rsid w:val="00C74BE3"/>
    <w:rsid w:val="00C76C22"/>
    <w:rsid w:val="00C770FC"/>
    <w:rsid w:val="00C7716B"/>
    <w:rsid w:val="00C7749D"/>
    <w:rsid w:val="00C77C40"/>
    <w:rsid w:val="00C77E48"/>
    <w:rsid w:val="00C80103"/>
    <w:rsid w:val="00C80AF8"/>
    <w:rsid w:val="00C80C15"/>
    <w:rsid w:val="00C82078"/>
    <w:rsid w:val="00C827F7"/>
    <w:rsid w:val="00C82F8A"/>
    <w:rsid w:val="00C836C7"/>
    <w:rsid w:val="00C83A59"/>
    <w:rsid w:val="00C84259"/>
    <w:rsid w:val="00C8445C"/>
    <w:rsid w:val="00C8497D"/>
    <w:rsid w:val="00C84F98"/>
    <w:rsid w:val="00C85AB4"/>
    <w:rsid w:val="00C85BE8"/>
    <w:rsid w:val="00C85E4F"/>
    <w:rsid w:val="00C85FD6"/>
    <w:rsid w:val="00C8646A"/>
    <w:rsid w:val="00C86CDD"/>
    <w:rsid w:val="00C86D60"/>
    <w:rsid w:val="00C873B1"/>
    <w:rsid w:val="00C87B33"/>
    <w:rsid w:val="00C9095A"/>
    <w:rsid w:val="00C90F39"/>
    <w:rsid w:val="00C90FE6"/>
    <w:rsid w:val="00C916F4"/>
    <w:rsid w:val="00C91AF1"/>
    <w:rsid w:val="00C91BF7"/>
    <w:rsid w:val="00C9310A"/>
    <w:rsid w:val="00C93694"/>
    <w:rsid w:val="00C936F8"/>
    <w:rsid w:val="00C9386B"/>
    <w:rsid w:val="00C93EC2"/>
    <w:rsid w:val="00C94494"/>
    <w:rsid w:val="00C9472A"/>
    <w:rsid w:val="00C95453"/>
    <w:rsid w:val="00C96678"/>
    <w:rsid w:val="00C967A6"/>
    <w:rsid w:val="00C9719D"/>
    <w:rsid w:val="00CA0276"/>
    <w:rsid w:val="00CA1275"/>
    <w:rsid w:val="00CA1A82"/>
    <w:rsid w:val="00CA1FFB"/>
    <w:rsid w:val="00CA3463"/>
    <w:rsid w:val="00CA354F"/>
    <w:rsid w:val="00CA36D5"/>
    <w:rsid w:val="00CA3A61"/>
    <w:rsid w:val="00CA41BF"/>
    <w:rsid w:val="00CA4CB1"/>
    <w:rsid w:val="00CA52C0"/>
    <w:rsid w:val="00CA6A2B"/>
    <w:rsid w:val="00CA7358"/>
    <w:rsid w:val="00CA7D56"/>
    <w:rsid w:val="00CB015A"/>
    <w:rsid w:val="00CB0249"/>
    <w:rsid w:val="00CB030C"/>
    <w:rsid w:val="00CB066E"/>
    <w:rsid w:val="00CB0805"/>
    <w:rsid w:val="00CB0FBB"/>
    <w:rsid w:val="00CB3065"/>
    <w:rsid w:val="00CB31B2"/>
    <w:rsid w:val="00CB3E0E"/>
    <w:rsid w:val="00CB4059"/>
    <w:rsid w:val="00CB487C"/>
    <w:rsid w:val="00CB5BB0"/>
    <w:rsid w:val="00CB5BFA"/>
    <w:rsid w:val="00CB5E29"/>
    <w:rsid w:val="00CB610A"/>
    <w:rsid w:val="00CB6D9D"/>
    <w:rsid w:val="00CB7D99"/>
    <w:rsid w:val="00CC110D"/>
    <w:rsid w:val="00CC1227"/>
    <w:rsid w:val="00CC16E3"/>
    <w:rsid w:val="00CC2867"/>
    <w:rsid w:val="00CC28D9"/>
    <w:rsid w:val="00CC320B"/>
    <w:rsid w:val="00CC59EE"/>
    <w:rsid w:val="00CC6983"/>
    <w:rsid w:val="00CD2519"/>
    <w:rsid w:val="00CD372F"/>
    <w:rsid w:val="00CD3F13"/>
    <w:rsid w:val="00CD4584"/>
    <w:rsid w:val="00CD59EC"/>
    <w:rsid w:val="00CD5F9B"/>
    <w:rsid w:val="00CD6DE1"/>
    <w:rsid w:val="00CD6E0D"/>
    <w:rsid w:val="00CD7657"/>
    <w:rsid w:val="00CD78A4"/>
    <w:rsid w:val="00CE0629"/>
    <w:rsid w:val="00CE1541"/>
    <w:rsid w:val="00CE15F4"/>
    <w:rsid w:val="00CE1D5E"/>
    <w:rsid w:val="00CE3D7C"/>
    <w:rsid w:val="00CE4097"/>
    <w:rsid w:val="00CE470B"/>
    <w:rsid w:val="00CE4E56"/>
    <w:rsid w:val="00CE6E34"/>
    <w:rsid w:val="00CE7B37"/>
    <w:rsid w:val="00CF062E"/>
    <w:rsid w:val="00CF2AED"/>
    <w:rsid w:val="00CF3EAA"/>
    <w:rsid w:val="00CF45AF"/>
    <w:rsid w:val="00CF5A86"/>
    <w:rsid w:val="00CF79A0"/>
    <w:rsid w:val="00CF7B09"/>
    <w:rsid w:val="00CF7FAB"/>
    <w:rsid w:val="00D0005A"/>
    <w:rsid w:val="00D00741"/>
    <w:rsid w:val="00D01D0A"/>
    <w:rsid w:val="00D01D50"/>
    <w:rsid w:val="00D032ED"/>
    <w:rsid w:val="00D03D6F"/>
    <w:rsid w:val="00D03DD0"/>
    <w:rsid w:val="00D03FC5"/>
    <w:rsid w:val="00D04CF9"/>
    <w:rsid w:val="00D054DC"/>
    <w:rsid w:val="00D065AF"/>
    <w:rsid w:val="00D06F64"/>
    <w:rsid w:val="00D0797A"/>
    <w:rsid w:val="00D10370"/>
    <w:rsid w:val="00D10847"/>
    <w:rsid w:val="00D126FC"/>
    <w:rsid w:val="00D12A81"/>
    <w:rsid w:val="00D138D2"/>
    <w:rsid w:val="00D13F4B"/>
    <w:rsid w:val="00D14237"/>
    <w:rsid w:val="00D14D33"/>
    <w:rsid w:val="00D1559F"/>
    <w:rsid w:val="00D15736"/>
    <w:rsid w:val="00D16342"/>
    <w:rsid w:val="00D16BF5"/>
    <w:rsid w:val="00D16DA4"/>
    <w:rsid w:val="00D16EBB"/>
    <w:rsid w:val="00D17737"/>
    <w:rsid w:val="00D20B7B"/>
    <w:rsid w:val="00D20FE1"/>
    <w:rsid w:val="00D2144C"/>
    <w:rsid w:val="00D21A25"/>
    <w:rsid w:val="00D21AE4"/>
    <w:rsid w:val="00D22FDE"/>
    <w:rsid w:val="00D23A8E"/>
    <w:rsid w:val="00D23F2B"/>
    <w:rsid w:val="00D2586F"/>
    <w:rsid w:val="00D259F8"/>
    <w:rsid w:val="00D25AE2"/>
    <w:rsid w:val="00D26314"/>
    <w:rsid w:val="00D26354"/>
    <w:rsid w:val="00D26E42"/>
    <w:rsid w:val="00D27019"/>
    <w:rsid w:val="00D27642"/>
    <w:rsid w:val="00D276AB"/>
    <w:rsid w:val="00D306E6"/>
    <w:rsid w:val="00D31160"/>
    <w:rsid w:val="00D31691"/>
    <w:rsid w:val="00D31B9C"/>
    <w:rsid w:val="00D327C9"/>
    <w:rsid w:val="00D336FB"/>
    <w:rsid w:val="00D343F9"/>
    <w:rsid w:val="00D349B1"/>
    <w:rsid w:val="00D36C1D"/>
    <w:rsid w:val="00D40AAF"/>
    <w:rsid w:val="00D41473"/>
    <w:rsid w:val="00D415D9"/>
    <w:rsid w:val="00D4318A"/>
    <w:rsid w:val="00D4342B"/>
    <w:rsid w:val="00D4433E"/>
    <w:rsid w:val="00D44E71"/>
    <w:rsid w:val="00D45335"/>
    <w:rsid w:val="00D45355"/>
    <w:rsid w:val="00D4590C"/>
    <w:rsid w:val="00D45D75"/>
    <w:rsid w:val="00D4684D"/>
    <w:rsid w:val="00D47A19"/>
    <w:rsid w:val="00D50A4E"/>
    <w:rsid w:val="00D50CC2"/>
    <w:rsid w:val="00D52773"/>
    <w:rsid w:val="00D528E8"/>
    <w:rsid w:val="00D52AB8"/>
    <w:rsid w:val="00D52B0D"/>
    <w:rsid w:val="00D534F5"/>
    <w:rsid w:val="00D53B84"/>
    <w:rsid w:val="00D541F7"/>
    <w:rsid w:val="00D55B4A"/>
    <w:rsid w:val="00D5665C"/>
    <w:rsid w:val="00D56A8B"/>
    <w:rsid w:val="00D56D4D"/>
    <w:rsid w:val="00D56E2E"/>
    <w:rsid w:val="00D57DDF"/>
    <w:rsid w:val="00D60794"/>
    <w:rsid w:val="00D6174B"/>
    <w:rsid w:val="00D61C1B"/>
    <w:rsid w:val="00D6256E"/>
    <w:rsid w:val="00D62600"/>
    <w:rsid w:val="00D626A4"/>
    <w:rsid w:val="00D62F1D"/>
    <w:rsid w:val="00D636CE"/>
    <w:rsid w:val="00D63A57"/>
    <w:rsid w:val="00D63B81"/>
    <w:rsid w:val="00D641C3"/>
    <w:rsid w:val="00D65355"/>
    <w:rsid w:val="00D65DB0"/>
    <w:rsid w:val="00D66B28"/>
    <w:rsid w:val="00D66BC2"/>
    <w:rsid w:val="00D66FAD"/>
    <w:rsid w:val="00D67CDC"/>
    <w:rsid w:val="00D715CB"/>
    <w:rsid w:val="00D7177C"/>
    <w:rsid w:val="00D72639"/>
    <w:rsid w:val="00D72A6F"/>
    <w:rsid w:val="00D72A95"/>
    <w:rsid w:val="00D72D47"/>
    <w:rsid w:val="00D742E5"/>
    <w:rsid w:val="00D74426"/>
    <w:rsid w:val="00D75126"/>
    <w:rsid w:val="00D75E38"/>
    <w:rsid w:val="00D75FA9"/>
    <w:rsid w:val="00D76FBD"/>
    <w:rsid w:val="00D77466"/>
    <w:rsid w:val="00D77B47"/>
    <w:rsid w:val="00D77F12"/>
    <w:rsid w:val="00D806A6"/>
    <w:rsid w:val="00D806EB"/>
    <w:rsid w:val="00D8099A"/>
    <w:rsid w:val="00D81246"/>
    <w:rsid w:val="00D81647"/>
    <w:rsid w:val="00D81692"/>
    <w:rsid w:val="00D819AF"/>
    <w:rsid w:val="00D81AC0"/>
    <w:rsid w:val="00D82233"/>
    <w:rsid w:val="00D824E3"/>
    <w:rsid w:val="00D82E52"/>
    <w:rsid w:val="00D83727"/>
    <w:rsid w:val="00D8399B"/>
    <w:rsid w:val="00D84903"/>
    <w:rsid w:val="00D84D71"/>
    <w:rsid w:val="00D84E6C"/>
    <w:rsid w:val="00D850D0"/>
    <w:rsid w:val="00D85601"/>
    <w:rsid w:val="00D85621"/>
    <w:rsid w:val="00D863FE"/>
    <w:rsid w:val="00D874D3"/>
    <w:rsid w:val="00D87C64"/>
    <w:rsid w:val="00D90B4E"/>
    <w:rsid w:val="00D911E9"/>
    <w:rsid w:val="00D912E6"/>
    <w:rsid w:val="00D92189"/>
    <w:rsid w:val="00D928CF"/>
    <w:rsid w:val="00D938E2"/>
    <w:rsid w:val="00D93FBE"/>
    <w:rsid w:val="00D9494B"/>
    <w:rsid w:val="00D94AE8"/>
    <w:rsid w:val="00D9534F"/>
    <w:rsid w:val="00D95B60"/>
    <w:rsid w:val="00D95CF0"/>
    <w:rsid w:val="00D96B0F"/>
    <w:rsid w:val="00D96F87"/>
    <w:rsid w:val="00D970AC"/>
    <w:rsid w:val="00D97278"/>
    <w:rsid w:val="00D97C8E"/>
    <w:rsid w:val="00DA03EB"/>
    <w:rsid w:val="00DA0A80"/>
    <w:rsid w:val="00DA1EE4"/>
    <w:rsid w:val="00DA2188"/>
    <w:rsid w:val="00DA2360"/>
    <w:rsid w:val="00DA2535"/>
    <w:rsid w:val="00DA3696"/>
    <w:rsid w:val="00DA38BE"/>
    <w:rsid w:val="00DA5746"/>
    <w:rsid w:val="00DA5796"/>
    <w:rsid w:val="00DA683B"/>
    <w:rsid w:val="00DA694C"/>
    <w:rsid w:val="00DA719A"/>
    <w:rsid w:val="00DA7A0B"/>
    <w:rsid w:val="00DB140B"/>
    <w:rsid w:val="00DB295C"/>
    <w:rsid w:val="00DB2CEC"/>
    <w:rsid w:val="00DB3E25"/>
    <w:rsid w:val="00DB7CCE"/>
    <w:rsid w:val="00DB7FE0"/>
    <w:rsid w:val="00DC0818"/>
    <w:rsid w:val="00DC115D"/>
    <w:rsid w:val="00DC1ECD"/>
    <w:rsid w:val="00DC2F09"/>
    <w:rsid w:val="00DC37B3"/>
    <w:rsid w:val="00DC3A09"/>
    <w:rsid w:val="00DC3CAC"/>
    <w:rsid w:val="00DC44CB"/>
    <w:rsid w:val="00DC4A13"/>
    <w:rsid w:val="00DC55DD"/>
    <w:rsid w:val="00DC62E0"/>
    <w:rsid w:val="00DC694D"/>
    <w:rsid w:val="00DC735B"/>
    <w:rsid w:val="00DC73C0"/>
    <w:rsid w:val="00DC77F1"/>
    <w:rsid w:val="00DD070D"/>
    <w:rsid w:val="00DD0EC9"/>
    <w:rsid w:val="00DD13A5"/>
    <w:rsid w:val="00DD227D"/>
    <w:rsid w:val="00DD29E3"/>
    <w:rsid w:val="00DD2F71"/>
    <w:rsid w:val="00DD33BF"/>
    <w:rsid w:val="00DD4C4C"/>
    <w:rsid w:val="00DD53A6"/>
    <w:rsid w:val="00DD565A"/>
    <w:rsid w:val="00DD568C"/>
    <w:rsid w:val="00DD60C2"/>
    <w:rsid w:val="00DD6BDC"/>
    <w:rsid w:val="00DD7720"/>
    <w:rsid w:val="00DD792A"/>
    <w:rsid w:val="00DD7A81"/>
    <w:rsid w:val="00DE114B"/>
    <w:rsid w:val="00DE1D1C"/>
    <w:rsid w:val="00DE20A4"/>
    <w:rsid w:val="00DE2D5B"/>
    <w:rsid w:val="00DE3121"/>
    <w:rsid w:val="00DE3613"/>
    <w:rsid w:val="00DE3B20"/>
    <w:rsid w:val="00DE3DA0"/>
    <w:rsid w:val="00DE4493"/>
    <w:rsid w:val="00DE5861"/>
    <w:rsid w:val="00DE5993"/>
    <w:rsid w:val="00DE78D7"/>
    <w:rsid w:val="00DE7FDB"/>
    <w:rsid w:val="00DF0A7B"/>
    <w:rsid w:val="00DF1C3D"/>
    <w:rsid w:val="00DF1EAF"/>
    <w:rsid w:val="00DF2AA0"/>
    <w:rsid w:val="00DF3287"/>
    <w:rsid w:val="00DF40CC"/>
    <w:rsid w:val="00DF4E18"/>
    <w:rsid w:val="00DF5AD0"/>
    <w:rsid w:val="00DF6EF8"/>
    <w:rsid w:val="00DF74C0"/>
    <w:rsid w:val="00DF78B8"/>
    <w:rsid w:val="00E0101E"/>
    <w:rsid w:val="00E01F69"/>
    <w:rsid w:val="00E02470"/>
    <w:rsid w:val="00E02661"/>
    <w:rsid w:val="00E0293C"/>
    <w:rsid w:val="00E03666"/>
    <w:rsid w:val="00E045E9"/>
    <w:rsid w:val="00E04D4A"/>
    <w:rsid w:val="00E05F95"/>
    <w:rsid w:val="00E06DFB"/>
    <w:rsid w:val="00E071FE"/>
    <w:rsid w:val="00E07437"/>
    <w:rsid w:val="00E07FEE"/>
    <w:rsid w:val="00E1064F"/>
    <w:rsid w:val="00E13F6B"/>
    <w:rsid w:val="00E14169"/>
    <w:rsid w:val="00E1538D"/>
    <w:rsid w:val="00E165FF"/>
    <w:rsid w:val="00E16830"/>
    <w:rsid w:val="00E176D4"/>
    <w:rsid w:val="00E23368"/>
    <w:rsid w:val="00E255BA"/>
    <w:rsid w:val="00E3003B"/>
    <w:rsid w:val="00E30C25"/>
    <w:rsid w:val="00E3126A"/>
    <w:rsid w:val="00E31DF7"/>
    <w:rsid w:val="00E321C6"/>
    <w:rsid w:val="00E323C0"/>
    <w:rsid w:val="00E328B4"/>
    <w:rsid w:val="00E336D0"/>
    <w:rsid w:val="00E33744"/>
    <w:rsid w:val="00E33E1B"/>
    <w:rsid w:val="00E3554B"/>
    <w:rsid w:val="00E358B0"/>
    <w:rsid w:val="00E362DC"/>
    <w:rsid w:val="00E36783"/>
    <w:rsid w:val="00E37463"/>
    <w:rsid w:val="00E37B92"/>
    <w:rsid w:val="00E41B37"/>
    <w:rsid w:val="00E41BC4"/>
    <w:rsid w:val="00E41ED8"/>
    <w:rsid w:val="00E42070"/>
    <w:rsid w:val="00E42140"/>
    <w:rsid w:val="00E4308F"/>
    <w:rsid w:val="00E443C9"/>
    <w:rsid w:val="00E44EFB"/>
    <w:rsid w:val="00E4526B"/>
    <w:rsid w:val="00E45570"/>
    <w:rsid w:val="00E46288"/>
    <w:rsid w:val="00E46381"/>
    <w:rsid w:val="00E47510"/>
    <w:rsid w:val="00E47559"/>
    <w:rsid w:val="00E47C62"/>
    <w:rsid w:val="00E47F8A"/>
    <w:rsid w:val="00E5039D"/>
    <w:rsid w:val="00E5048D"/>
    <w:rsid w:val="00E50847"/>
    <w:rsid w:val="00E50988"/>
    <w:rsid w:val="00E50DE4"/>
    <w:rsid w:val="00E5160B"/>
    <w:rsid w:val="00E51EB7"/>
    <w:rsid w:val="00E522D8"/>
    <w:rsid w:val="00E53F5D"/>
    <w:rsid w:val="00E5409C"/>
    <w:rsid w:val="00E54B8D"/>
    <w:rsid w:val="00E55739"/>
    <w:rsid w:val="00E5722C"/>
    <w:rsid w:val="00E57432"/>
    <w:rsid w:val="00E57AB8"/>
    <w:rsid w:val="00E60174"/>
    <w:rsid w:val="00E61344"/>
    <w:rsid w:val="00E61CC0"/>
    <w:rsid w:val="00E62BD4"/>
    <w:rsid w:val="00E62FEE"/>
    <w:rsid w:val="00E6354D"/>
    <w:rsid w:val="00E63B58"/>
    <w:rsid w:val="00E63E28"/>
    <w:rsid w:val="00E6493A"/>
    <w:rsid w:val="00E64DB7"/>
    <w:rsid w:val="00E65073"/>
    <w:rsid w:val="00E65174"/>
    <w:rsid w:val="00E65275"/>
    <w:rsid w:val="00E66494"/>
    <w:rsid w:val="00E66D53"/>
    <w:rsid w:val="00E70D41"/>
    <w:rsid w:val="00E7164B"/>
    <w:rsid w:val="00E7252C"/>
    <w:rsid w:val="00E73122"/>
    <w:rsid w:val="00E734D7"/>
    <w:rsid w:val="00E7403C"/>
    <w:rsid w:val="00E74B98"/>
    <w:rsid w:val="00E75881"/>
    <w:rsid w:val="00E75893"/>
    <w:rsid w:val="00E760A9"/>
    <w:rsid w:val="00E7705E"/>
    <w:rsid w:val="00E80A93"/>
    <w:rsid w:val="00E8187B"/>
    <w:rsid w:val="00E81DC6"/>
    <w:rsid w:val="00E81F48"/>
    <w:rsid w:val="00E8269D"/>
    <w:rsid w:val="00E82CBF"/>
    <w:rsid w:val="00E82E34"/>
    <w:rsid w:val="00E838E7"/>
    <w:rsid w:val="00E83BE8"/>
    <w:rsid w:val="00E8475B"/>
    <w:rsid w:val="00E85659"/>
    <w:rsid w:val="00E856AC"/>
    <w:rsid w:val="00E8622C"/>
    <w:rsid w:val="00E90327"/>
    <w:rsid w:val="00E90C51"/>
    <w:rsid w:val="00E922C2"/>
    <w:rsid w:val="00E9296B"/>
    <w:rsid w:val="00E92C79"/>
    <w:rsid w:val="00E935DF"/>
    <w:rsid w:val="00E93896"/>
    <w:rsid w:val="00E96DD4"/>
    <w:rsid w:val="00E97D33"/>
    <w:rsid w:val="00EA01EA"/>
    <w:rsid w:val="00EA054F"/>
    <w:rsid w:val="00EA0B45"/>
    <w:rsid w:val="00EA1D2B"/>
    <w:rsid w:val="00EA1DF3"/>
    <w:rsid w:val="00EA1F1F"/>
    <w:rsid w:val="00EA226A"/>
    <w:rsid w:val="00EA23EF"/>
    <w:rsid w:val="00EA3600"/>
    <w:rsid w:val="00EA4F6F"/>
    <w:rsid w:val="00EA5E87"/>
    <w:rsid w:val="00EA61BC"/>
    <w:rsid w:val="00EA628C"/>
    <w:rsid w:val="00EB0E8E"/>
    <w:rsid w:val="00EB10FF"/>
    <w:rsid w:val="00EB180A"/>
    <w:rsid w:val="00EB1A09"/>
    <w:rsid w:val="00EB2CA9"/>
    <w:rsid w:val="00EB2EF7"/>
    <w:rsid w:val="00EB4FA1"/>
    <w:rsid w:val="00EB52A3"/>
    <w:rsid w:val="00EB60A8"/>
    <w:rsid w:val="00EB6310"/>
    <w:rsid w:val="00EB65BA"/>
    <w:rsid w:val="00EB712A"/>
    <w:rsid w:val="00EB777E"/>
    <w:rsid w:val="00EB7FD0"/>
    <w:rsid w:val="00EC063A"/>
    <w:rsid w:val="00EC067B"/>
    <w:rsid w:val="00EC1752"/>
    <w:rsid w:val="00EC187D"/>
    <w:rsid w:val="00EC2533"/>
    <w:rsid w:val="00EC280C"/>
    <w:rsid w:val="00EC2F42"/>
    <w:rsid w:val="00EC31D7"/>
    <w:rsid w:val="00EC331A"/>
    <w:rsid w:val="00EC3ACF"/>
    <w:rsid w:val="00EC5601"/>
    <w:rsid w:val="00EC59FC"/>
    <w:rsid w:val="00EC69BD"/>
    <w:rsid w:val="00ED00F3"/>
    <w:rsid w:val="00ED01C4"/>
    <w:rsid w:val="00ED02A1"/>
    <w:rsid w:val="00ED055B"/>
    <w:rsid w:val="00ED080C"/>
    <w:rsid w:val="00ED08BC"/>
    <w:rsid w:val="00ED116D"/>
    <w:rsid w:val="00ED12F5"/>
    <w:rsid w:val="00ED1335"/>
    <w:rsid w:val="00ED13A9"/>
    <w:rsid w:val="00ED1AEE"/>
    <w:rsid w:val="00ED1CF0"/>
    <w:rsid w:val="00ED324D"/>
    <w:rsid w:val="00ED34EC"/>
    <w:rsid w:val="00ED359B"/>
    <w:rsid w:val="00ED3714"/>
    <w:rsid w:val="00ED39F1"/>
    <w:rsid w:val="00ED4791"/>
    <w:rsid w:val="00ED5166"/>
    <w:rsid w:val="00ED54D5"/>
    <w:rsid w:val="00ED6616"/>
    <w:rsid w:val="00ED6FB6"/>
    <w:rsid w:val="00ED7B1F"/>
    <w:rsid w:val="00ED7C54"/>
    <w:rsid w:val="00ED7D4F"/>
    <w:rsid w:val="00ED7F28"/>
    <w:rsid w:val="00EE11D8"/>
    <w:rsid w:val="00EE19C1"/>
    <w:rsid w:val="00EE1F97"/>
    <w:rsid w:val="00EE209B"/>
    <w:rsid w:val="00EE28D6"/>
    <w:rsid w:val="00EE2F32"/>
    <w:rsid w:val="00EE3938"/>
    <w:rsid w:val="00EE462B"/>
    <w:rsid w:val="00EE5150"/>
    <w:rsid w:val="00EE534C"/>
    <w:rsid w:val="00EE5593"/>
    <w:rsid w:val="00EE5F31"/>
    <w:rsid w:val="00EE71F8"/>
    <w:rsid w:val="00EE7FA6"/>
    <w:rsid w:val="00EF0941"/>
    <w:rsid w:val="00EF15E8"/>
    <w:rsid w:val="00EF347C"/>
    <w:rsid w:val="00EF3488"/>
    <w:rsid w:val="00EF3813"/>
    <w:rsid w:val="00EF39A9"/>
    <w:rsid w:val="00EF5D89"/>
    <w:rsid w:val="00EF6151"/>
    <w:rsid w:val="00EF62E1"/>
    <w:rsid w:val="00F0030D"/>
    <w:rsid w:val="00F01278"/>
    <w:rsid w:val="00F01416"/>
    <w:rsid w:val="00F017C4"/>
    <w:rsid w:val="00F01928"/>
    <w:rsid w:val="00F01BDC"/>
    <w:rsid w:val="00F01CED"/>
    <w:rsid w:val="00F021DE"/>
    <w:rsid w:val="00F02822"/>
    <w:rsid w:val="00F03191"/>
    <w:rsid w:val="00F05644"/>
    <w:rsid w:val="00F060DE"/>
    <w:rsid w:val="00F06166"/>
    <w:rsid w:val="00F06264"/>
    <w:rsid w:val="00F06D10"/>
    <w:rsid w:val="00F1089F"/>
    <w:rsid w:val="00F1112A"/>
    <w:rsid w:val="00F11198"/>
    <w:rsid w:val="00F112F8"/>
    <w:rsid w:val="00F11395"/>
    <w:rsid w:val="00F11ECB"/>
    <w:rsid w:val="00F12C3D"/>
    <w:rsid w:val="00F130CC"/>
    <w:rsid w:val="00F1323B"/>
    <w:rsid w:val="00F13699"/>
    <w:rsid w:val="00F13D34"/>
    <w:rsid w:val="00F14023"/>
    <w:rsid w:val="00F14BF0"/>
    <w:rsid w:val="00F14D57"/>
    <w:rsid w:val="00F14DF5"/>
    <w:rsid w:val="00F1537E"/>
    <w:rsid w:val="00F15BDD"/>
    <w:rsid w:val="00F15DB8"/>
    <w:rsid w:val="00F16A21"/>
    <w:rsid w:val="00F16C28"/>
    <w:rsid w:val="00F20389"/>
    <w:rsid w:val="00F20A6F"/>
    <w:rsid w:val="00F213CC"/>
    <w:rsid w:val="00F22681"/>
    <w:rsid w:val="00F232BB"/>
    <w:rsid w:val="00F235B9"/>
    <w:rsid w:val="00F23A03"/>
    <w:rsid w:val="00F23A1B"/>
    <w:rsid w:val="00F27F6C"/>
    <w:rsid w:val="00F30BC0"/>
    <w:rsid w:val="00F30DCB"/>
    <w:rsid w:val="00F31EF4"/>
    <w:rsid w:val="00F31FDA"/>
    <w:rsid w:val="00F3229C"/>
    <w:rsid w:val="00F33C4B"/>
    <w:rsid w:val="00F34F75"/>
    <w:rsid w:val="00F35C16"/>
    <w:rsid w:val="00F35E9E"/>
    <w:rsid w:val="00F36E64"/>
    <w:rsid w:val="00F402A6"/>
    <w:rsid w:val="00F40C13"/>
    <w:rsid w:val="00F41A75"/>
    <w:rsid w:val="00F41DE6"/>
    <w:rsid w:val="00F42435"/>
    <w:rsid w:val="00F428C4"/>
    <w:rsid w:val="00F44ED9"/>
    <w:rsid w:val="00F463A9"/>
    <w:rsid w:val="00F47B55"/>
    <w:rsid w:val="00F47EB4"/>
    <w:rsid w:val="00F5073B"/>
    <w:rsid w:val="00F52831"/>
    <w:rsid w:val="00F529D4"/>
    <w:rsid w:val="00F53959"/>
    <w:rsid w:val="00F540B2"/>
    <w:rsid w:val="00F560F5"/>
    <w:rsid w:val="00F56AC2"/>
    <w:rsid w:val="00F60BED"/>
    <w:rsid w:val="00F60F95"/>
    <w:rsid w:val="00F62169"/>
    <w:rsid w:val="00F63EC5"/>
    <w:rsid w:val="00F664DA"/>
    <w:rsid w:val="00F6692B"/>
    <w:rsid w:val="00F676AC"/>
    <w:rsid w:val="00F67841"/>
    <w:rsid w:val="00F70FF9"/>
    <w:rsid w:val="00F71FA6"/>
    <w:rsid w:val="00F72497"/>
    <w:rsid w:val="00F72633"/>
    <w:rsid w:val="00F726E1"/>
    <w:rsid w:val="00F72876"/>
    <w:rsid w:val="00F72D8F"/>
    <w:rsid w:val="00F73631"/>
    <w:rsid w:val="00F74093"/>
    <w:rsid w:val="00F75678"/>
    <w:rsid w:val="00F76108"/>
    <w:rsid w:val="00F763D5"/>
    <w:rsid w:val="00F76D87"/>
    <w:rsid w:val="00F76F0A"/>
    <w:rsid w:val="00F7718A"/>
    <w:rsid w:val="00F772FB"/>
    <w:rsid w:val="00F776A1"/>
    <w:rsid w:val="00F77F29"/>
    <w:rsid w:val="00F800F3"/>
    <w:rsid w:val="00F80644"/>
    <w:rsid w:val="00F80E53"/>
    <w:rsid w:val="00F81547"/>
    <w:rsid w:val="00F81B80"/>
    <w:rsid w:val="00F81FE3"/>
    <w:rsid w:val="00F8264B"/>
    <w:rsid w:val="00F82C00"/>
    <w:rsid w:val="00F837EF"/>
    <w:rsid w:val="00F843FB"/>
    <w:rsid w:val="00F85ABD"/>
    <w:rsid w:val="00F85CF0"/>
    <w:rsid w:val="00F85D84"/>
    <w:rsid w:val="00F866C4"/>
    <w:rsid w:val="00F873D6"/>
    <w:rsid w:val="00F87DC2"/>
    <w:rsid w:val="00F87F2D"/>
    <w:rsid w:val="00F90524"/>
    <w:rsid w:val="00F91363"/>
    <w:rsid w:val="00F9198C"/>
    <w:rsid w:val="00F92DD4"/>
    <w:rsid w:val="00F92FE2"/>
    <w:rsid w:val="00F933D0"/>
    <w:rsid w:val="00F93A92"/>
    <w:rsid w:val="00F968F5"/>
    <w:rsid w:val="00F97A05"/>
    <w:rsid w:val="00FA0AA5"/>
    <w:rsid w:val="00FA0FEE"/>
    <w:rsid w:val="00FA1338"/>
    <w:rsid w:val="00FA17A9"/>
    <w:rsid w:val="00FA192F"/>
    <w:rsid w:val="00FA1B98"/>
    <w:rsid w:val="00FA27BC"/>
    <w:rsid w:val="00FA2D43"/>
    <w:rsid w:val="00FA3A42"/>
    <w:rsid w:val="00FA49DB"/>
    <w:rsid w:val="00FA4DC7"/>
    <w:rsid w:val="00FA5925"/>
    <w:rsid w:val="00FA5963"/>
    <w:rsid w:val="00FA6755"/>
    <w:rsid w:val="00FA6F1B"/>
    <w:rsid w:val="00FA7427"/>
    <w:rsid w:val="00FA7DD8"/>
    <w:rsid w:val="00FB13AE"/>
    <w:rsid w:val="00FB163B"/>
    <w:rsid w:val="00FB19AD"/>
    <w:rsid w:val="00FB2889"/>
    <w:rsid w:val="00FB28B5"/>
    <w:rsid w:val="00FB2DDF"/>
    <w:rsid w:val="00FB350A"/>
    <w:rsid w:val="00FB4B32"/>
    <w:rsid w:val="00FB58F8"/>
    <w:rsid w:val="00FB5EF0"/>
    <w:rsid w:val="00FB6B0F"/>
    <w:rsid w:val="00FB7056"/>
    <w:rsid w:val="00FB7340"/>
    <w:rsid w:val="00FC06C6"/>
    <w:rsid w:val="00FC145D"/>
    <w:rsid w:val="00FC14F7"/>
    <w:rsid w:val="00FC1579"/>
    <w:rsid w:val="00FC168C"/>
    <w:rsid w:val="00FC2A45"/>
    <w:rsid w:val="00FC38C4"/>
    <w:rsid w:val="00FC4864"/>
    <w:rsid w:val="00FC54EF"/>
    <w:rsid w:val="00FC58C4"/>
    <w:rsid w:val="00FC69DC"/>
    <w:rsid w:val="00FD0306"/>
    <w:rsid w:val="00FD0386"/>
    <w:rsid w:val="00FD03FE"/>
    <w:rsid w:val="00FD1B9A"/>
    <w:rsid w:val="00FD1BCF"/>
    <w:rsid w:val="00FD2375"/>
    <w:rsid w:val="00FD269E"/>
    <w:rsid w:val="00FD281E"/>
    <w:rsid w:val="00FD3725"/>
    <w:rsid w:val="00FD55DA"/>
    <w:rsid w:val="00FD64B3"/>
    <w:rsid w:val="00FE0362"/>
    <w:rsid w:val="00FE0A71"/>
    <w:rsid w:val="00FE13BC"/>
    <w:rsid w:val="00FE13E6"/>
    <w:rsid w:val="00FE15BA"/>
    <w:rsid w:val="00FE2FC4"/>
    <w:rsid w:val="00FE3DE2"/>
    <w:rsid w:val="00FE48E8"/>
    <w:rsid w:val="00FE4EBC"/>
    <w:rsid w:val="00FE4EDA"/>
    <w:rsid w:val="00FE6AF5"/>
    <w:rsid w:val="00FE6EAB"/>
    <w:rsid w:val="00FE7409"/>
    <w:rsid w:val="00FE76FE"/>
    <w:rsid w:val="00FF002F"/>
    <w:rsid w:val="00FF094E"/>
    <w:rsid w:val="00FF0D43"/>
    <w:rsid w:val="00FF161B"/>
    <w:rsid w:val="00FF1AC1"/>
    <w:rsid w:val="00FF2493"/>
    <w:rsid w:val="00FF2804"/>
    <w:rsid w:val="00FF304B"/>
    <w:rsid w:val="00FF35F1"/>
    <w:rsid w:val="00FF3D16"/>
    <w:rsid w:val="00FF4B3C"/>
    <w:rsid w:val="00FF4ED0"/>
    <w:rsid w:val="00FF5558"/>
    <w:rsid w:val="00FF5B9C"/>
    <w:rsid w:val="00FF67BC"/>
    <w:rsid w:val="00FF6986"/>
    <w:rsid w:val="00FF6D25"/>
    <w:rsid w:val="00FF6EE9"/>
    <w:rsid w:val="00FF762E"/>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0EBD4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PMingLiU" w:hAnsi="Calibri" w:cs="Arial"/>
        <w:lang w:val="it-IT" w:eastAsia="it-IT" w:bidi="ar-SA"/>
      </w:rPr>
    </w:rPrDefault>
    <w:pPrDefault/>
  </w:docDefaults>
  <w:latentStyles w:defLockedState="0" w:defUIPriority="0" w:defSemiHidden="0" w:defUnhideWhenUsed="0" w:defQFormat="0" w:count="375">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FollowedHyperlink" w:uiPriority="99"/>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3528"/>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B0352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B03528"/>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B03528"/>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B03528"/>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B03528"/>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B03528"/>
    <w:pPr>
      <w:keepNext/>
      <w:numPr>
        <w:ilvl w:val="5"/>
        <w:numId w:val="34"/>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B03528"/>
    <w:pPr>
      <w:keepNext/>
      <w:numPr>
        <w:ilvl w:val="6"/>
        <w:numId w:val="34"/>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B03528"/>
    <w:pPr>
      <w:keepNext/>
      <w:numPr>
        <w:ilvl w:val="7"/>
        <w:numId w:val="34"/>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B03528"/>
    <w:pPr>
      <w:keepNext/>
      <w:numPr>
        <w:ilvl w:val="8"/>
        <w:numId w:val="34"/>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B03528"/>
    <w:rPr>
      <w:rFonts w:ascii="Tahoma" w:hAnsi="Tahoma" w:cs="Tahoma"/>
      <w:sz w:val="16"/>
      <w:szCs w:val="16"/>
    </w:rPr>
  </w:style>
  <w:style w:type="character" w:customStyle="1" w:styleId="BalloonTextChar">
    <w:name w:val="Balloon Text Char"/>
    <w:basedOn w:val="DefaultParagraphFont"/>
    <w:link w:val="BalloonText"/>
    <w:semiHidden/>
    <w:locked/>
    <w:rsid w:val="00B03528"/>
    <w:rPr>
      <w:rFonts w:ascii="Tahoma" w:eastAsiaTheme="minorHAnsi" w:hAnsi="Tahoma" w:cs="Tahoma"/>
      <w:sz w:val="16"/>
      <w:szCs w:val="16"/>
      <w:lang w:val="en-US" w:eastAsia="en-US"/>
    </w:rPr>
  </w:style>
  <w:style w:type="paragraph" w:styleId="Header">
    <w:name w:val="header"/>
    <w:basedOn w:val="Normal"/>
    <w:link w:val="HeaderChar"/>
    <w:semiHidden/>
    <w:rsid w:val="00B03528"/>
    <w:pPr>
      <w:tabs>
        <w:tab w:val="center" w:pos="4320"/>
        <w:tab w:val="right" w:pos="8640"/>
      </w:tabs>
    </w:pPr>
  </w:style>
  <w:style w:type="character" w:customStyle="1" w:styleId="HeaderChar">
    <w:name w:val="Header Char"/>
    <w:basedOn w:val="DefaultParagraphFont"/>
    <w:link w:val="Header"/>
    <w:semiHidden/>
    <w:locked/>
    <w:rsid w:val="00B03528"/>
    <w:rPr>
      <w:rFonts w:ascii="Linux Libertine" w:eastAsiaTheme="minorHAnsi" w:hAnsi="Linux Libertine" w:cstheme="minorBidi"/>
      <w:sz w:val="18"/>
      <w:szCs w:val="22"/>
      <w:lang w:val="en-US" w:eastAsia="en-US"/>
    </w:rPr>
  </w:style>
  <w:style w:type="paragraph" w:styleId="Footer">
    <w:name w:val="footer"/>
    <w:basedOn w:val="Normal"/>
    <w:link w:val="FooterChar"/>
    <w:rsid w:val="00B03528"/>
    <w:pPr>
      <w:tabs>
        <w:tab w:val="center" w:pos="4320"/>
        <w:tab w:val="right" w:pos="8640"/>
      </w:tabs>
    </w:pPr>
  </w:style>
  <w:style w:type="character" w:customStyle="1" w:styleId="FooterChar">
    <w:name w:val="Footer Char"/>
    <w:basedOn w:val="DefaultParagraphFont"/>
    <w:link w:val="Footer"/>
    <w:locked/>
    <w:rsid w:val="00B03528"/>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B03528"/>
    <w:rPr>
      <w:sz w:val="20"/>
      <w:szCs w:val="20"/>
    </w:rPr>
  </w:style>
  <w:style w:type="character" w:customStyle="1" w:styleId="EndnoteTextChar">
    <w:name w:val="Endnote Text Char"/>
    <w:basedOn w:val="DefaultParagraphFont"/>
    <w:link w:val="EndnoteText"/>
    <w:uiPriority w:val="99"/>
    <w:locked/>
    <w:rsid w:val="00B03528"/>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B03528"/>
    <w:rPr>
      <w:vertAlign w:val="superscript"/>
    </w:rPr>
  </w:style>
  <w:style w:type="table" w:styleId="TableGrid">
    <w:name w:val="Table Grid"/>
    <w:basedOn w:val="TableNormal"/>
    <w:locked/>
    <w:rsid w:val="00B03528"/>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sid w:val="00466B55"/>
    <w:rPr>
      <w:i/>
      <w:iCs/>
    </w:rPr>
  </w:style>
  <w:style w:type="character" w:styleId="Hyperlink">
    <w:name w:val="Hyperlink"/>
    <w:basedOn w:val="DefaultParagraphFont"/>
    <w:uiPriority w:val="99"/>
    <w:unhideWhenUsed/>
    <w:rsid w:val="00B03528"/>
    <w:rPr>
      <w:color w:val="0000FF" w:themeColor="hyperlink"/>
      <w:u w:val="single"/>
    </w:rPr>
  </w:style>
  <w:style w:type="character" w:styleId="FollowedHyperlink">
    <w:name w:val="FollowedHyperlink"/>
    <w:basedOn w:val="DefaultParagraphFont"/>
    <w:uiPriority w:val="99"/>
    <w:unhideWhenUsed/>
    <w:rsid w:val="00B03528"/>
    <w:rPr>
      <w:color w:val="800080" w:themeColor="followedHyperlink"/>
      <w:u w:val="single"/>
    </w:rPr>
  </w:style>
  <w:style w:type="character" w:customStyle="1" w:styleId="databold">
    <w:name w:val="data_bold"/>
    <w:rsid w:val="005A64C3"/>
  </w:style>
  <w:style w:type="character" w:customStyle="1" w:styleId="hps">
    <w:name w:val="hps"/>
    <w:rsid w:val="00260D00"/>
  </w:style>
  <w:style w:type="character" w:customStyle="1" w:styleId="volume">
    <w:name w:val="volume"/>
    <w:rsid w:val="00727BC4"/>
  </w:style>
  <w:style w:type="character" w:customStyle="1" w:styleId="page">
    <w:name w:val="page"/>
    <w:rsid w:val="00727BC4"/>
  </w:style>
  <w:style w:type="paragraph" w:styleId="NormalWeb">
    <w:name w:val="Normal (Web)"/>
    <w:basedOn w:val="Normal"/>
    <w:uiPriority w:val="99"/>
    <w:unhideWhenUsed/>
    <w:rsid w:val="006C7EC9"/>
    <w:pPr>
      <w:spacing w:before="100" w:beforeAutospacing="1" w:after="100" w:afterAutospacing="1"/>
    </w:pPr>
    <w:rPr>
      <w:rFonts w:eastAsia="Times New Roman"/>
    </w:rPr>
  </w:style>
  <w:style w:type="character" w:customStyle="1" w:styleId="shorttext">
    <w:name w:val="short_text"/>
    <w:rsid w:val="00807716"/>
  </w:style>
  <w:style w:type="paragraph" w:customStyle="1" w:styleId="Sfondoacolori-Colore11">
    <w:name w:val="Sfondo a colori - Colore 11"/>
    <w:hidden/>
    <w:uiPriority w:val="99"/>
    <w:semiHidden/>
    <w:rsid w:val="00C01183"/>
    <w:rPr>
      <w:rFonts w:ascii="Times New Roman" w:hAnsi="Times New Roman" w:cs="Times New Roman"/>
      <w:sz w:val="24"/>
      <w:szCs w:val="24"/>
    </w:rPr>
  </w:style>
  <w:style w:type="character" w:styleId="CommentReference">
    <w:name w:val="annotation reference"/>
    <w:basedOn w:val="DefaultParagraphFont"/>
    <w:rsid w:val="00B03528"/>
    <w:rPr>
      <w:sz w:val="16"/>
      <w:szCs w:val="16"/>
    </w:rPr>
  </w:style>
  <w:style w:type="paragraph" w:styleId="CommentText">
    <w:name w:val="annotation text"/>
    <w:basedOn w:val="Normal"/>
    <w:link w:val="CommentTextChar"/>
    <w:rsid w:val="00B03528"/>
    <w:rPr>
      <w:sz w:val="20"/>
    </w:rPr>
  </w:style>
  <w:style w:type="character" w:customStyle="1" w:styleId="CommentTextChar">
    <w:name w:val="Comment Text Char"/>
    <w:basedOn w:val="DefaultParagraphFont"/>
    <w:link w:val="CommentText"/>
    <w:rsid w:val="00B03528"/>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B03528"/>
    <w:rPr>
      <w:b/>
      <w:bCs/>
    </w:rPr>
  </w:style>
  <w:style w:type="character" w:customStyle="1" w:styleId="CommentSubjectChar">
    <w:name w:val="Comment Subject Char"/>
    <w:basedOn w:val="CommentTextChar"/>
    <w:link w:val="CommentSubject"/>
    <w:rsid w:val="00B03528"/>
    <w:rPr>
      <w:rFonts w:ascii="Linux Libertine" w:eastAsiaTheme="minorHAnsi" w:hAnsi="Linux Libertine" w:cstheme="minorBidi"/>
      <w:b/>
      <w:bCs/>
      <w:szCs w:val="22"/>
      <w:lang w:val="en-US" w:eastAsia="en-US"/>
    </w:rPr>
  </w:style>
  <w:style w:type="character" w:customStyle="1" w:styleId="meta-value">
    <w:name w:val="meta-value"/>
    <w:rsid w:val="006D23BA"/>
  </w:style>
  <w:style w:type="character" w:customStyle="1" w:styleId="source">
    <w:name w:val="source"/>
    <w:rsid w:val="006D23BA"/>
  </w:style>
  <w:style w:type="character" w:styleId="Strong">
    <w:name w:val="Strong"/>
    <w:basedOn w:val="DefaultParagraphFont"/>
    <w:uiPriority w:val="22"/>
    <w:qFormat/>
    <w:locked/>
    <w:rsid w:val="00B03528"/>
    <w:rPr>
      <w:b/>
      <w:bCs/>
    </w:rPr>
  </w:style>
  <w:style w:type="character" w:customStyle="1" w:styleId="sourcepublicationdate">
    <w:name w:val="sourcepublicationdate"/>
    <w:rsid w:val="006D23BA"/>
  </w:style>
  <w:style w:type="character" w:customStyle="1" w:styleId="hithilite">
    <w:name w:val="hithilite"/>
    <w:basedOn w:val="DefaultParagraphFont"/>
    <w:rsid w:val="00574B19"/>
  </w:style>
  <w:style w:type="paragraph" w:styleId="ListParagraph">
    <w:name w:val="List Paragraph"/>
    <w:autoRedefine/>
    <w:uiPriority w:val="34"/>
    <w:qFormat/>
    <w:rsid w:val="00B03528"/>
    <w:pPr>
      <w:spacing w:before="120"/>
      <w:ind w:left="360"/>
      <w:contextualSpacing/>
      <w:jc w:val="both"/>
    </w:pPr>
    <w:rPr>
      <w:rFonts w:ascii="Linux Libertine" w:eastAsiaTheme="minorHAnsi" w:hAnsi="Linux Libertine" w:cs="Linux Libertine"/>
      <w:szCs w:val="22"/>
      <w:lang w:val="en-US" w:eastAsia="en-US"/>
    </w:rPr>
  </w:style>
  <w:style w:type="character" w:customStyle="1" w:styleId="Heading1Char">
    <w:name w:val="Heading 1 Char"/>
    <w:basedOn w:val="DefaultParagraphFont"/>
    <w:link w:val="Heading1"/>
    <w:uiPriority w:val="9"/>
    <w:rsid w:val="00B03528"/>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B03528"/>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B03528"/>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B03528"/>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B03528"/>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B03528"/>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B03528"/>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B03528"/>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B03528"/>
    <w:rPr>
      <w:rFonts w:ascii="Times New Roman" w:eastAsia="Times New Roman" w:hAnsi="Times New Roman"/>
      <w:i/>
      <w:sz w:val="24"/>
      <w:szCs w:val="22"/>
      <w:lang w:val="en-GB" w:eastAsia="en-US" w:bidi="ar-DZ"/>
    </w:rPr>
  </w:style>
  <w:style w:type="paragraph" w:customStyle="1" w:styleId="Abstract">
    <w:name w:val="Abstract"/>
    <w:qFormat/>
    <w:rsid w:val="00B03528"/>
    <w:pPr>
      <w:spacing w:before="20" w:after="120"/>
      <w:jc w:val="both"/>
    </w:pPr>
    <w:rPr>
      <w:rFonts w:ascii="Linux Libertine" w:eastAsiaTheme="minorHAnsi" w:hAnsi="Linux Libertine" w:cstheme="minorBidi"/>
      <w:szCs w:val="22"/>
      <w:lang w:val="en-US" w:eastAsia="en-US"/>
    </w:rPr>
  </w:style>
  <w:style w:type="paragraph" w:customStyle="1" w:styleId="Affiliation">
    <w:name w:val="Affiliation"/>
    <w:autoRedefine/>
    <w:qFormat/>
    <w:rsid w:val="00B03528"/>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B03528"/>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B03528"/>
    <w:rPr>
      <w:color w:val="auto"/>
      <w:bdr w:val="none" w:sz="0" w:space="0" w:color="auto"/>
      <w:shd w:val="clear" w:color="auto" w:fill="auto"/>
    </w:rPr>
  </w:style>
  <w:style w:type="character" w:styleId="FootnoteReference">
    <w:name w:val="footnote reference"/>
    <w:basedOn w:val="DefaultParagraphFont"/>
    <w:uiPriority w:val="99"/>
    <w:unhideWhenUsed/>
    <w:rsid w:val="00B03528"/>
    <w:rPr>
      <w:vertAlign w:val="superscript"/>
    </w:rPr>
  </w:style>
  <w:style w:type="paragraph" w:customStyle="1" w:styleId="Head1">
    <w:name w:val="Head1"/>
    <w:autoRedefine/>
    <w:qFormat/>
    <w:rsid w:val="00997ED7"/>
    <w:pPr>
      <w:jc w:val="both"/>
    </w:pPr>
    <w:rPr>
      <w:rFonts w:ascii="Linux Biolinum" w:eastAsia="Times New Roman" w:hAnsi="Linux Biolinum" w:cs="Times New Roman"/>
      <w:b/>
      <w:lang w:val="en-US" w:eastAsia="en-US"/>
    </w:rPr>
  </w:style>
  <w:style w:type="paragraph" w:customStyle="1" w:styleId="Head2">
    <w:name w:val="Head2"/>
    <w:autoRedefine/>
    <w:qFormat/>
    <w:rsid w:val="00DF3287"/>
    <w:pPr>
      <w:spacing w:before="180" w:after="80"/>
      <w:outlineLvl w:val="0"/>
    </w:pPr>
    <w:rPr>
      <w:rFonts w:ascii="Linux Biolinum" w:eastAsia="Times New Roman" w:hAnsi="Linux Biolinum" w:cs="Times New Roman"/>
      <w:b/>
      <w:lang w:val="en-US" w:eastAsia="en-US"/>
    </w:rPr>
  </w:style>
  <w:style w:type="paragraph" w:customStyle="1" w:styleId="Head3">
    <w:name w:val="Head3"/>
    <w:autoRedefine/>
    <w:qFormat/>
    <w:rsid w:val="00B03528"/>
    <w:pPr>
      <w:spacing w:before="120" w:after="40"/>
    </w:pPr>
    <w:rPr>
      <w:rFonts w:ascii="Linux Biolinum" w:eastAsia="Times New Roman" w:hAnsi="Linux Biolinum" w:cs="Times New Roman"/>
      <w:sz w:val="18"/>
      <w:lang w:val="en-US" w:eastAsia="en-US"/>
    </w:rPr>
  </w:style>
  <w:style w:type="paragraph" w:customStyle="1" w:styleId="Head4">
    <w:name w:val="Head4"/>
    <w:autoRedefine/>
    <w:qFormat/>
    <w:rsid w:val="00B03528"/>
    <w:pPr>
      <w:spacing w:after="140"/>
      <w:ind w:firstLine="240"/>
    </w:pPr>
    <w:rPr>
      <w:rFonts w:ascii="Linux Libertine" w:eastAsia="Times New Roman" w:hAnsi="Linux Libertine" w:cs="Linux Libertine"/>
      <w:i/>
      <w:lang w:val="en-US" w:eastAsia="en-US"/>
    </w:rPr>
  </w:style>
  <w:style w:type="paragraph" w:customStyle="1" w:styleId="Head5">
    <w:name w:val="Head5"/>
    <w:autoRedefine/>
    <w:qFormat/>
    <w:rsid w:val="00B03528"/>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B03528"/>
    <w:pPr>
      <w:spacing w:before="120"/>
    </w:pPr>
    <w:rPr>
      <w:rFonts w:cs="Linux Libertine"/>
    </w:rPr>
  </w:style>
  <w:style w:type="paragraph" w:customStyle="1" w:styleId="Titledocument">
    <w:name w:val="Title_document"/>
    <w:autoRedefine/>
    <w:qFormat/>
    <w:rsid w:val="00B03528"/>
    <w:pPr>
      <w:spacing w:before="40" w:after="100"/>
      <w:jc w:val="center"/>
    </w:pPr>
    <w:rPr>
      <w:rFonts w:ascii="Linux Biolinum" w:eastAsia="Times New Roman" w:hAnsi="Linux Biolinum" w:cs="Times New Roman"/>
      <w:b/>
      <w:sz w:val="41"/>
      <w:lang w:val="en-US" w:eastAsia="en-US"/>
    </w:rPr>
  </w:style>
  <w:style w:type="paragraph" w:customStyle="1" w:styleId="programCodedisplay">
    <w:name w:val="programCode_display"/>
    <w:basedOn w:val="Normal"/>
    <w:rsid w:val="00B03528"/>
    <w:rPr>
      <w:rFonts w:ascii="Courier New" w:eastAsia="Arial Unicode MS" w:hAnsi="Courier New" w:cs="Times New Roman"/>
      <w:sz w:val="20"/>
      <w:szCs w:val="20"/>
    </w:rPr>
  </w:style>
  <w:style w:type="character" w:customStyle="1" w:styleId="Publisher">
    <w:name w:val="Publisher"/>
    <w:basedOn w:val="DefaultParagraphFont"/>
    <w:uiPriority w:val="1"/>
    <w:qFormat/>
    <w:rsid w:val="00B03528"/>
    <w:rPr>
      <w:color w:val="auto"/>
      <w:bdr w:val="none" w:sz="0" w:space="0" w:color="auto"/>
      <w:shd w:val="clear" w:color="auto" w:fill="auto"/>
    </w:rPr>
  </w:style>
  <w:style w:type="paragraph" w:styleId="Quote">
    <w:name w:val="Quote"/>
    <w:basedOn w:val="Normal"/>
    <w:next w:val="Normal"/>
    <w:link w:val="QuoteChar"/>
    <w:uiPriority w:val="29"/>
    <w:qFormat/>
    <w:rsid w:val="00661B7D"/>
    <w:pPr>
      <w:ind w:left="720"/>
    </w:pPr>
    <w:rPr>
      <w:iCs/>
      <w:color w:val="000000" w:themeColor="text1"/>
    </w:rPr>
  </w:style>
  <w:style w:type="character" w:customStyle="1" w:styleId="QuoteChar">
    <w:name w:val="Quote Char"/>
    <w:basedOn w:val="DefaultParagraphFont"/>
    <w:link w:val="Quote"/>
    <w:uiPriority w:val="29"/>
    <w:rsid w:val="00661B7D"/>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B03528"/>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B03528"/>
    <w:rPr>
      <w:color w:val="auto"/>
      <w:bdr w:val="none" w:sz="0" w:space="0" w:color="auto"/>
      <w:shd w:val="clear" w:color="auto" w:fill="auto"/>
    </w:rPr>
  </w:style>
  <w:style w:type="paragraph" w:customStyle="1" w:styleId="VersoLRH">
    <w:name w:val="Verso_(LRH)"/>
    <w:autoRedefine/>
    <w:qFormat/>
    <w:rsid w:val="00B03528"/>
    <w:rPr>
      <w:rFonts w:ascii="Linux Libertine" w:eastAsia="Times New Roman" w:hAnsi="Linux Libertine" w:cs="Times New Roman"/>
      <w:i/>
      <w:sz w:val="16"/>
      <w:lang w:val="en-US" w:eastAsia="en-US"/>
    </w:rPr>
  </w:style>
  <w:style w:type="character" w:customStyle="1" w:styleId="Volume0">
    <w:name w:val="Volume"/>
    <w:basedOn w:val="DefaultParagraphFont"/>
    <w:uiPriority w:val="1"/>
    <w:qFormat/>
    <w:rsid w:val="00B03528"/>
    <w:rPr>
      <w:color w:val="auto"/>
      <w:bdr w:val="none" w:sz="0" w:space="0" w:color="auto"/>
      <w:shd w:val="clear" w:color="auto" w:fill="auto"/>
    </w:rPr>
  </w:style>
  <w:style w:type="character" w:customStyle="1" w:styleId="Pages">
    <w:name w:val="Pages"/>
    <w:basedOn w:val="DefaultParagraphFont"/>
    <w:uiPriority w:val="1"/>
    <w:qFormat/>
    <w:rsid w:val="00B03528"/>
    <w:rPr>
      <w:color w:val="auto"/>
      <w:bdr w:val="none" w:sz="0" w:space="0" w:color="auto"/>
      <w:shd w:val="clear" w:color="auto" w:fill="auto"/>
    </w:rPr>
  </w:style>
  <w:style w:type="character" w:customStyle="1" w:styleId="Degree">
    <w:name w:val="Degree"/>
    <w:basedOn w:val="DefaultParagraphFont"/>
    <w:uiPriority w:val="1"/>
    <w:qFormat/>
    <w:rsid w:val="00B03528"/>
    <w:rPr>
      <w:color w:val="auto"/>
      <w:bdr w:val="none" w:sz="0" w:space="0" w:color="auto"/>
      <w:shd w:val="clear" w:color="auto" w:fill="auto"/>
    </w:rPr>
  </w:style>
  <w:style w:type="character" w:customStyle="1" w:styleId="Role">
    <w:name w:val="Role"/>
    <w:basedOn w:val="DefaultParagraphFont"/>
    <w:uiPriority w:val="1"/>
    <w:qFormat/>
    <w:rsid w:val="00B03528"/>
    <w:rPr>
      <w:color w:val="92D050"/>
    </w:rPr>
  </w:style>
  <w:style w:type="paragraph" w:customStyle="1" w:styleId="AbsHead">
    <w:name w:val="AbsHead"/>
    <w:link w:val="AbsHeadChar"/>
    <w:autoRedefine/>
    <w:qFormat/>
    <w:rsid w:val="00B03528"/>
    <w:pPr>
      <w:spacing w:before="120" w:after="80"/>
    </w:pPr>
    <w:rPr>
      <w:rFonts w:ascii="Linux Biolinum" w:eastAsiaTheme="minorHAnsi" w:hAnsi="Linux Biolinum" w:cstheme="minorBidi"/>
      <w:b/>
      <w:szCs w:val="22"/>
      <w:lang w:val="fr-FR" w:eastAsia="en-US"/>
    </w:rPr>
  </w:style>
  <w:style w:type="character" w:customStyle="1" w:styleId="AbsHeadChar">
    <w:name w:val="AbsHead Char"/>
    <w:basedOn w:val="DefaultParagraphFont"/>
    <w:link w:val="AbsHead"/>
    <w:rsid w:val="00B03528"/>
    <w:rPr>
      <w:rFonts w:ascii="Linux Biolinum" w:eastAsiaTheme="minorHAnsi" w:hAnsi="Linux Biolinum" w:cstheme="minorBidi"/>
      <w:b/>
      <w:szCs w:val="22"/>
      <w:lang w:val="fr-FR" w:eastAsia="en-US"/>
    </w:rPr>
  </w:style>
  <w:style w:type="character" w:customStyle="1" w:styleId="AcceptedDate">
    <w:name w:val="AcceptedDate"/>
    <w:basedOn w:val="DefaultParagraphFont"/>
    <w:uiPriority w:val="1"/>
    <w:qFormat/>
    <w:rsid w:val="00B03528"/>
    <w:rPr>
      <w:color w:val="FF0000"/>
    </w:rPr>
  </w:style>
  <w:style w:type="paragraph" w:customStyle="1" w:styleId="AckHead">
    <w:name w:val="AckHead"/>
    <w:link w:val="AckHeadChar"/>
    <w:autoRedefine/>
    <w:qFormat/>
    <w:rsid w:val="00B03528"/>
    <w:pPr>
      <w:spacing w:before="220" w:after="40"/>
    </w:pPr>
    <w:rPr>
      <w:rFonts w:ascii="Linux Biolinum" w:eastAsiaTheme="minorHAnsi" w:hAnsi="Linux Biolinum" w:cs="Linux Biolinum"/>
      <w:b/>
      <w:szCs w:val="22"/>
      <w:lang w:val="en-US" w:eastAsia="en-US"/>
    </w:rPr>
  </w:style>
  <w:style w:type="character" w:customStyle="1" w:styleId="AckHeadChar">
    <w:name w:val="AckHead Char"/>
    <w:basedOn w:val="DefaultParagraphFont"/>
    <w:link w:val="AckHead"/>
    <w:rsid w:val="00B03528"/>
    <w:rPr>
      <w:rFonts w:ascii="Linux Biolinum" w:eastAsiaTheme="minorHAnsi" w:hAnsi="Linux Biolinum" w:cs="Linux Biolinum"/>
      <w:b/>
      <w:szCs w:val="22"/>
      <w:lang w:val="en-US" w:eastAsia="en-US"/>
    </w:rPr>
  </w:style>
  <w:style w:type="paragraph" w:customStyle="1" w:styleId="AckPara">
    <w:name w:val="AckPara"/>
    <w:autoRedefine/>
    <w:qFormat/>
    <w:rsid w:val="006F3F09"/>
    <w:pPr>
      <w:jc w:val="both"/>
    </w:pPr>
    <w:rPr>
      <w:rFonts w:ascii="Linux Libertine" w:eastAsiaTheme="minorHAnsi" w:hAnsi="Linux Libertine" w:cstheme="minorBidi"/>
      <w:szCs w:val="22"/>
      <w:lang w:val="en-US" w:eastAsia="en-US"/>
    </w:rPr>
  </w:style>
  <w:style w:type="character" w:customStyle="1" w:styleId="AppendixChar">
    <w:name w:val="Appendix Char"/>
    <w:basedOn w:val="DefaultParagraphFont"/>
    <w:link w:val="Appendix"/>
    <w:rsid w:val="00B03528"/>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B03528"/>
    <w:pPr>
      <w:spacing w:before="140" w:after="40"/>
    </w:pPr>
    <w:rPr>
      <w:rFonts w:ascii="Linux Biolinum" w:eastAsia="Times New Roman" w:hAnsi="Linux Biolinum" w:cs="Linux Biolinum"/>
      <w:b/>
      <w:lang w:val="en-US" w:eastAsia="en-US"/>
    </w:rPr>
  </w:style>
  <w:style w:type="paragraph" w:customStyle="1" w:styleId="AppendixH2">
    <w:name w:val="AppendixH2"/>
    <w:qFormat/>
    <w:rsid w:val="00A770DE"/>
    <w:pPr>
      <w:autoSpaceDE w:val="0"/>
      <w:autoSpaceDN w:val="0"/>
      <w:adjustRightInd w:val="0"/>
      <w:spacing w:before="60" w:after="40"/>
    </w:pPr>
    <w:rPr>
      <w:rFonts w:ascii="Linux Biolinum" w:eastAsiaTheme="minorHAnsi" w:hAnsi="Linux Biolinum" w:cs="Courier New"/>
      <w:b/>
      <w:szCs w:val="24"/>
      <w:lang w:val="en-US" w:eastAsia="en-US"/>
    </w:rPr>
  </w:style>
  <w:style w:type="paragraph" w:customStyle="1" w:styleId="AppendixH3">
    <w:name w:val="AppendixH3"/>
    <w:qFormat/>
    <w:rsid w:val="00B03528"/>
    <w:pPr>
      <w:autoSpaceDE w:val="0"/>
      <w:autoSpaceDN w:val="0"/>
      <w:adjustRightInd w:val="0"/>
      <w:spacing w:before="60" w:after="140"/>
      <w:ind w:left="240"/>
    </w:pPr>
    <w:rPr>
      <w:rFonts w:ascii="Linux Biolinum" w:eastAsiaTheme="minorHAnsi" w:hAnsi="Linux Biolinum" w:cs="Courier New"/>
      <w:i/>
      <w:szCs w:val="24"/>
      <w:lang w:val="en-US" w:eastAsia="en-US"/>
    </w:rPr>
  </w:style>
  <w:style w:type="character" w:customStyle="1" w:styleId="ArticleTitle">
    <w:name w:val="ArticleTitle"/>
    <w:basedOn w:val="DefaultParagraphFont"/>
    <w:uiPriority w:val="1"/>
    <w:qFormat/>
    <w:rsid w:val="00B03528"/>
    <w:rPr>
      <w:color w:val="auto"/>
      <w:bdr w:val="none" w:sz="0" w:space="0" w:color="auto"/>
      <w:shd w:val="clear" w:color="auto" w:fill="auto"/>
    </w:rPr>
  </w:style>
  <w:style w:type="paragraph" w:customStyle="1" w:styleId="AuthNotes">
    <w:name w:val="AuthNotes"/>
    <w:qFormat/>
    <w:rsid w:val="00B03528"/>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B03528"/>
    <w:rPr>
      <w:color w:val="8064A2" w:themeColor="accent4"/>
    </w:rPr>
  </w:style>
  <w:style w:type="paragraph" w:customStyle="1" w:styleId="Authors">
    <w:name w:val="Authors"/>
    <w:link w:val="AuthorsChar"/>
    <w:autoRedefine/>
    <w:qFormat/>
    <w:rsid w:val="00B03528"/>
    <w:pPr>
      <w:spacing w:before="180" w:after="60"/>
    </w:pPr>
    <w:rPr>
      <w:rFonts w:ascii="Linux Libertine" w:eastAsiaTheme="minorHAnsi" w:hAnsi="Linux Libertine" w:cs="Linux Libertine"/>
      <w:szCs w:val="22"/>
      <w:lang w:val="en-US" w:eastAsia="en-US"/>
    </w:rPr>
  </w:style>
  <w:style w:type="character" w:customStyle="1" w:styleId="AuthorsChar">
    <w:name w:val="Authors Char"/>
    <w:basedOn w:val="DefaultParagraphFont"/>
    <w:link w:val="Authors"/>
    <w:rsid w:val="00B03528"/>
    <w:rPr>
      <w:rFonts w:ascii="Linux Libertine" w:eastAsiaTheme="minorHAnsi" w:hAnsi="Linux Libertine" w:cs="Linux Libertine"/>
      <w:szCs w:val="22"/>
      <w:lang w:val="en-US" w:eastAsia="en-US"/>
    </w:rPr>
  </w:style>
  <w:style w:type="character" w:customStyle="1" w:styleId="BookTitle">
    <w:name w:val="BookTitle"/>
    <w:basedOn w:val="DefaultParagraphFont"/>
    <w:uiPriority w:val="1"/>
    <w:qFormat/>
    <w:rsid w:val="00B03528"/>
    <w:rPr>
      <w:color w:val="auto"/>
      <w:bdr w:val="none" w:sz="0" w:space="0" w:color="auto"/>
      <w:shd w:val="clear" w:color="auto" w:fill="auto"/>
    </w:rPr>
  </w:style>
  <w:style w:type="paragraph" w:customStyle="1" w:styleId="BoxText">
    <w:name w:val="BoxText"/>
    <w:qFormat/>
    <w:rsid w:val="00B03528"/>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B03528"/>
    <w:rPr>
      <w:rFonts w:asciiTheme="majorHAnsi" w:hAnsiTheme="majorHAnsi" w:cs="Times New Roman"/>
      <w:sz w:val="24"/>
      <w:szCs w:val="24"/>
    </w:rPr>
  </w:style>
  <w:style w:type="character" w:customStyle="1" w:styleId="City">
    <w:name w:val="City"/>
    <w:basedOn w:val="DefaultParagraphFont"/>
    <w:uiPriority w:val="1"/>
    <w:qFormat/>
    <w:rsid w:val="00B03528"/>
    <w:rPr>
      <w:color w:val="auto"/>
      <w:bdr w:val="none" w:sz="0" w:space="0" w:color="auto"/>
      <w:shd w:val="clear" w:color="auto" w:fill="auto"/>
    </w:rPr>
  </w:style>
  <w:style w:type="character" w:customStyle="1" w:styleId="Collab">
    <w:name w:val="Collab"/>
    <w:basedOn w:val="DefaultParagraphFont"/>
    <w:uiPriority w:val="1"/>
    <w:qFormat/>
    <w:rsid w:val="00B03528"/>
    <w:rPr>
      <w:color w:val="auto"/>
      <w:bdr w:val="none" w:sz="0" w:space="0" w:color="auto"/>
      <w:shd w:val="clear" w:color="auto" w:fill="auto"/>
    </w:rPr>
  </w:style>
  <w:style w:type="character" w:customStyle="1" w:styleId="ConfDate">
    <w:name w:val="ConfDate"/>
    <w:basedOn w:val="DefaultParagraphFont"/>
    <w:uiPriority w:val="1"/>
    <w:rsid w:val="00B03528"/>
    <w:rPr>
      <w:rFonts w:ascii="Times New Roman" w:hAnsi="Times New Roman"/>
      <w:color w:val="FF0066"/>
      <w:sz w:val="20"/>
    </w:rPr>
  </w:style>
  <w:style w:type="character" w:customStyle="1" w:styleId="ConfLoc">
    <w:name w:val="ConfLoc"/>
    <w:basedOn w:val="DefaultParagraphFont"/>
    <w:uiPriority w:val="1"/>
    <w:rsid w:val="00B03528"/>
    <w:rPr>
      <w:color w:val="003300"/>
      <w:bdr w:val="none" w:sz="0" w:space="0" w:color="auto"/>
      <w:shd w:val="clear" w:color="auto" w:fill="9999FF"/>
    </w:rPr>
  </w:style>
  <w:style w:type="character" w:customStyle="1" w:styleId="ConfName">
    <w:name w:val="ConfName"/>
    <w:basedOn w:val="DefaultParagraphFont"/>
    <w:uiPriority w:val="1"/>
    <w:qFormat/>
    <w:rsid w:val="00B03528"/>
    <w:rPr>
      <w:color w:val="15BDBD"/>
    </w:rPr>
  </w:style>
  <w:style w:type="paragraph" w:customStyle="1" w:styleId="Correspondence">
    <w:name w:val="Correspondence"/>
    <w:basedOn w:val="Normal"/>
    <w:link w:val="CorrespondenceChar"/>
    <w:autoRedefine/>
    <w:qFormat/>
    <w:rsid w:val="00B03528"/>
    <w:rPr>
      <w:color w:val="215868" w:themeColor="accent5" w:themeShade="80"/>
    </w:rPr>
  </w:style>
  <w:style w:type="character" w:customStyle="1" w:styleId="CorrespondenceChar">
    <w:name w:val="Correspondence Char"/>
    <w:basedOn w:val="DefaultParagraphFont"/>
    <w:link w:val="Correspondence"/>
    <w:rsid w:val="00B03528"/>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B03528"/>
    <w:rPr>
      <w:color w:val="auto"/>
      <w:bdr w:val="none" w:sz="0" w:space="0" w:color="auto"/>
      <w:shd w:val="clear" w:color="auto" w:fill="auto"/>
    </w:rPr>
  </w:style>
  <w:style w:type="paragraph" w:customStyle="1" w:styleId="DefItem">
    <w:name w:val="DefItem"/>
    <w:basedOn w:val="Normal"/>
    <w:autoRedefine/>
    <w:qFormat/>
    <w:rsid w:val="00B03528"/>
    <w:pPr>
      <w:spacing w:after="80"/>
      <w:ind w:left="720"/>
    </w:pPr>
    <w:rPr>
      <w:color w:val="632423" w:themeColor="accent2" w:themeShade="80"/>
    </w:rPr>
  </w:style>
  <w:style w:type="paragraph" w:customStyle="1" w:styleId="DisplayFormula">
    <w:name w:val="DisplayFormula"/>
    <w:link w:val="DisplayFormulaChar"/>
    <w:qFormat/>
    <w:rsid w:val="00B03528"/>
    <w:pPr>
      <w:spacing w:before="100" w:after="100"/>
    </w:pPr>
    <w:rPr>
      <w:rFonts w:ascii="Linux Libertine" w:eastAsiaTheme="minorHAnsi" w:hAnsi="Linux Libertine" w:cstheme="minorBidi"/>
      <w:szCs w:val="22"/>
      <w:lang w:val="en-US" w:eastAsia="en-US"/>
    </w:rPr>
  </w:style>
  <w:style w:type="character" w:customStyle="1" w:styleId="DisplayFormulaChar">
    <w:name w:val="DisplayFormula Char"/>
    <w:basedOn w:val="DefaultParagraphFont"/>
    <w:link w:val="DisplayFormula"/>
    <w:rsid w:val="00B03528"/>
    <w:rPr>
      <w:rFonts w:ascii="Linux Libertine" w:eastAsiaTheme="minorHAnsi" w:hAnsi="Linux Libertine" w:cstheme="minorBidi"/>
      <w:szCs w:val="22"/>
      <w:lang w:val="en-US" w:eastAsia="en-US"/>
    </w:rPr>
  </w:style>
  <w:style w:type="character" w:customStyle="1" w:styleId="EdFirstName">
    <w:name w:val="EdFirstName"/>
    <w:basedOn w:val="DefaultParagraphFont"/>
    <w:uiPriority w:val="1"/>
    <w:qFormat/>
    <w:rsid w:val="00B03528"/>
    <w:rPr>
      <w:color w:val="auto"/>
      <w:bdr w:val="none" w:sz="0" w:space="0" w:color="auto"/>
      <w:shd w:val="clear" w:color="auto" w:fill="auto"/>
    </w:rPr>
  </w:style>
  <w:style w:type="character" w:customStyle="1" w:styleId="Edition">
    <w:name w:val="Edition"/>
    <w:basedOn w:val="DefaultParagraphFont"/>
    <w:uiPriority w:val="1"/>
    <w:qFormat/>
    <w:rsid w:val="00B03528"/>
    <w:rPr>
      <w:color w:val="auto"/>
      <w:bdr w:val="none" w:sz="0" w:space="0" w:color="auto"/>
      <w:shd w:val="clear" w:color="auto" w:fill="auto"/>
    </w:rPr>
  </w:style>
  <w:style w:type="character" w:customStyle="1" w:styleId="EdSurname">
    <w:name w:val="EdSurname"/>
    <w:basedOn w:val="DefaultParagraphFont"/>
    <w:uiPriority w:val="1"/>
    <w:qFormat/>
    <w:rsid w:val="00B03528"/>
    <w:rPr>
      <w:color w:val="auto"/>
      <w:bdr w:val="none" w:sz="0" w:space="0" w:color="auto"/>
      <w:shd w:val="clear" w:color="auto" w:fill="auto"/>
    </w:rPr>
  </w:style>
  <w:style w:type="character" w:customStyle="1" w:styleId="Email">
    <w:name w:val="Email"/>
    <w:basedOn w:val="DefaultParagraphFont"/>
    <w:uiPriority w:val="1"/>
    <w:qFormat/>
    <w:rsid w:val="00B03528"/>
    <w:rPr>
      <w:color w:val="0808B8"/>
    </w:rPr>
  </w:style>
  <w:style w:type="character" w:customStyle="1" w:styleId="Fax">
    <w:name w:val="Fax"/>
    <w:basedOn w:val="DefaultParagraphFont"/>
    <w:uiPriority w:val="1"/>
    <w:qFormat/>
    <w:rsid w:val="00B03528"/>
    <w:rPr>
      <w:color w:val="C00000"/>
    </w:rPr>
  </w:style>
  <w:style w:type="paragraph" w:customStyle="1" w:styleId="FigNote">
    <w:name w:val="FigNote"/>
    <w:basedOn w:val="TableFootnote"/>
    <w:qFormat/>
    <w:rsid w:val="00B03528"/>
  </w:style>
  <w:style w:type="paragraph" w:customStyle="1" w:styleId="FigureCaption">
    <w:name w:val="FigureCaption"/>
    <w:link w:val="FigureCaptionChar"/>
    <w:autoRedefine/>
    <w:qFormat/>
    <w:rsid w:val="00EE534C"/>
    <w:pPr>
      <w:spacing w:before="220" w:after="240"/>
      <w:jc w:val="both"/>
    </w:pPr>
    <w:rPr>
      <w:rFonts w:ascii="Linux Libertine" w:eastAsiaTheme="minorHAnsi" w:hAnsi="Linux Libertine" w:cs="Linux Libertine"/>
      <w:b/>
      <w:sz w:val="18"/>
      <w:szCs w:val="18"/>
      <w:lang w:val="en-US" w:eastAsia="en-US"/>
    </w:rPr>
  </w:style>
  <w:style w:type="character" w:customStyle="1" w:styleId="FigureCaptionChar">
    <w:name w:val="FigureCaption Char"/>
    <w:basedOn w:val="DefaultParagraphFont"/>
    <w:link w:val="FigureCaption"/>
    <w:rsid w:val="00EE534C"/>
    <w:rPr>
      <w:rFonts w:ascii="Linux Libertine" w:eastAsiaTheme="minorHAnsi" w:hAnsi="Linux Libertine" w:cs="Linux Libertine"/>
      <w:b/>
      <w:sz w:val="18"/>
      <w:szCs w:val="18"/>
      <w:lang w:val="en-US" w:eastAsia="en-US"/>
    </w:rPr>
  </w:style>
  <w:style w:type="character" w:customStyle="1" w:styleId="FirstName">
    <w:name w:val="FirstName"/>
    <w:basedOn w:val="DefaultParagraphFont"/>
    <w:uiPriority w:val="1"/>
    <w:qFormat/>
    <w:rsid w:val="00B03528"/>
    <w:rPr>
      <w:color w:val="auto"/>
      <w:bdr w:val="none" w:sz="0" w:space="0" w:color="auto"/>
      <w:shd w:val="clear" w:color="auto" w:fill="auto"/>
    </w:rPr>
  </w:style>
  <w:style w:type="character" w:customStyle="1" w:styleId="focus">
    <w:name w:val="focus"/>
    <w:basedOn w:val="DefaultParagraphFont"/>
    <w:rsid w:val="00B03528"/>
  </w:style>
  <w:style w:type="character" w:customStyle="1" w:styleId="FundAgency">
    <w:name w:val="FundAgency"/>
    <w:basedOn w:val="DefaultParagraphFont"/>
    <w:uiPriority w:val="1"/>
    <w:qFormat/>
    <w:rsid w:val="00661B7D"/>
    <w:rPr>
      <w:color w:val="666699"/>
    </w:rPr>
  </w:style>
  <w:style w:type="character" w:customStyle="1" w:styleId="FundNumber">
    <w:name w:val="FundNumber"/>
    <w:basedOn w:val="DefaultParagraphFont"/>
    <w:uiPriority w:val="1"/>
    <w:qFormat/>
    <w:rsid w:val="00661B7D"/>
    <w:rPr>
      <w:color w:val="9900FF"/>
    </w:rPr>
  </w:style>
  <w:style w:type="paragraph" w:customStyle="1" w:styleId="GlossaryHead">
    <w:name w:val="GlossaryHead"/>
    <w:basedOn w:val="Head1"/>
    <w:qFormat/>
    <w:rsid w:val="00B03528"/>
    <w:rPr>
      <w:rFonts w:asciiTheme="majorHAnsi" w:hAnsiTheme="majorHAnsi"/>
      <w:color w:val="943634" w:themeColor="accent2" w:themeShade="BF"/>
      <w:sz w:val="28"/>
    </w:rPr>
  </w:style>
  <w:style w:type="character" w:customStyle="1" w:styleId="Issue">
    <w:name w:val="Issue"/>
    <w:basedOn w:val="DefaultParagraphFont"/>
    <w:uiPriority w:val="1"/>
    <w:qFormat/>
    <w:rsid w:val="00B03528"/>
    <w:rPr>
      <w:color w:val="auto"/>
      <w:bdr w:val="none" w:sz="0" w:space="0" w:color="auto"/>
      <w:shd w:val="clear" w:color="auto" w:fill="auto"/>
    </w:rPr>
  </w:style>
  <w:style w:type="character" w:customStyle="1" w:styleId="JournalTitle">
    <w:name w:val="JournalTitle"/>
    <w:basedOn w:val="DefaultParagraphFont"/>
    <w:uiPriority w:val="1"/>
    <w:qFormat/>
    <w:rsid w:val="00B03528"/>
    <w:rPr>
      <w:color w:val="auto"/>
      <w:bdr w:val="none" w:sz="0" w:space="0" w:color="auto"/>
      <w:shd w:val="clear" w:color="auto" w:fill="auto"/>
    </w:rPr>
  </w:style>
  <w:style w:type="paragraph" w:customStyle="1" w:styleId="KeyWordHead">
    <w:name w:val="KeyWordHead"/>
    <w:autoRedefine/>
    <w:qFormat/>
    <w:rsid w:val="00B03528"/>
    <w:pPr>
      <w:spacing w:before="200" w:after="20"/>
    </w:pPr>
    <w:rPr>
      <w:rFonts w:ascii="Linux Biolinum" w:eastAsiaTheme="minorHAnsi" w:hAnsi="Linux Biolinum" w:cstheme="minorBidi"/>
      <w:b/>
      <w:szCs w:val="22"/>
      <w:lang w:val="en-US" w:eastAsia="en-US"/>
    </w:rPr>
  </w:style>
  <w:style w:type="paragraph" w:customStyle="1" w:styleId="KeyWords">
    <w:name w:val="KeyWords"/>
    <w:basedOn w:val="Normal"/>
    <w:qFormat/>
    <w:rsid w:val="00B03528"/>
    <w:pPr>
      <w:spacing w:before="60" w:after="60" w:line="240" w:lineRule="auto"/>
    </w:pPr>
    <w:rPr>
      <w:sz w:val="20"/>
    </w:rPr>
  </w:style>
  <w:style w:type="character" w:customStyle="1" w:styleId="Label">
    <w:name w:val="Label"/>
    <w:basedOn w:val="DefaultParagraphFont"/>
    <w:uiPriority w:val="1"/>
    <w:qFormat/>
    <w:rsid w:val="00B03528"/>
    <w:rPr>
      <w:rFonts w:ascii="Linux Biolinum" w:hAnsi="Linux Biolinum"/>
      <w:b/>
      <w:color w:val="auto"/>
      <w:sz w:val="18"/>
    </w:rPr>
  </w:style>
  <w:style w:type="character" w:customStyle="1" w:styleId="MiscDate">
    <w:name w:val="MiscDate"/>
    <w:basedOn w:val="DefaultParagraphFont"/>
    <w:uiPriority w:val="1"/>
    <w:qFormat/>
    <w:rsid w:val="00B03528"/>
    <w:rPr>
      <w:color w:val="7030A0"/>
    </w:rPr>
  </w:style>
  <w:style w:type="character" w:customStyle="1" w:styleId="name-alternative">
    <w:name w:val="name-alternative"/>
    <w:basedOn w:val="DefaultParagraphFont"/>
    <w:uiPriority w:val="1"/>
    <w:qFormat/>
    <w:rsid w:val="00B03528"/>
    <w:rPr>
      <w:color w:val="0D0D0D" w:themeColor="text1" w:themeTint="F2"/>
    </w:rPr>
  </w:style>
  <w:style w:type="paragraph" w:customStyle="1" w:styleId="NomenclatureHead">
    <w:name w:val="NomenclatureHead"/>
    <w:basedOn w:val="Normal"/>
    <w:qFormat/>
    <w:rsid w:val="00B03528"/>
    <w:rPr>
      <w:rFonts w:asciiTheme="majorHAnsi" w:hAnsiTheme="majorHAnsi"/>
      <w:color w:val="943634" w:themeColor="accent2" w:themeShade="BF"/>
      <w:sz w:val="28"/>
    </w:rPr>
  </w:style>
  <w:style w:type="character" w:customStyle="1" w:styleId="OrgDiv">
    <w:name w:val="OrgDiv"/>
    <w:basedOn w:val="DefaultParagraphFont"/>
    <w:uiPriority w:val="1"/>
    <w:qFormat/>
    <w:rsid w:val="00B03528"/>
    <w:rPr>
      <w:color w:val="548DD4" w:themeColor="text2" w:themeTint="99"/>
    </w:rPr>
  </w:style>
  <w:style w:type="character" w:customStyle="1" w:styleId="OrgName">
    <w:name w:val="OrgName"/>
    <w:basedOn w:val="DefaultParagraphFont"/>
    <w:uiPriority w:val="1"/>
    <w:qFormat/>
    <w:rsid w:val="00B03528"/>
    <w:rPr>
      <w:color w:val="17365D" w:themeColor="text2" w:themeShade="BF"/>
    </w:rPr>
  </w:style>
  <w:style w:type="paragraph" w:customStyle="1" w:styleId="Para">
    <w:name w:val="Para"/>
    <w:autoRedefine/>
    <w:qFormat/>
    <w:rsid w:val="001532AA"/>
    <w:pPr>
      <w:ind w:firstLine="274"/>
      <w:jc w:val="both"/>
    </w:pPr>
    <w:rPr>
      <w:rFonts w:ascii="Linux Libertine" w:eastAsiaTheme="minorHAnsi" w:hAnsi="Linux Libertine" w:cstheme="minorBidi"/>
      <w:szCs w:val="22"/>
      <w:lang w:val="en-US" w:eastAsia="en-US"/>
    </w:rPr>
  </w:style>
  <w:style w:type="character" w:customStyle="1" w:styleId="PatentNum">
    <w:name w:val="PatentNum"/>
    <w:basedOn w:val="DefaultParagraphFont"/>
    <w:uiPriority w:val="1"/>
    <w:qFormat/>
    <w:rsid w:val="00B03528"/>
    <w:rPr>
      <w:color w:val="0000FF"/>
    </w:rPr>
  </w:style>
  <w:style w:type="character" w:customStyle="1" w:styleId="Phone">
    <w:name w:val="Phone"/>
    <w:basedOn w:val="DefaultParagraphFont"/>
    <w:uiPriority w:val="1"/>
    <w:qFormat/>
    <w:rsid w:val="00B03528"/>
    <w:rPr>
      <w:color w:val="A0502C"/>
    </w:rPr>
  </w:style>
  <w:style w:type="character" w:customStyle="1" w:styleId="PinCode">
    <w:name w:val="PinCode"/>
    <w:basedOn w:val="DefaultParagraphFont"/>
    <w:uiPriority w:val="1"/>
    <w:qFormat/>
    <w:rsid w:val="00B03528"/>
    <w:rPr>
      <w:color w:val="808000"/>
    </w:rPr>
  </w:style>
  <w:style w:type="character" w:styleId="PlaceholderText">
    <w:name w:val="Placeholder Text"/>
    <w:basedOn w:val="DefaultParagraphFont"/>
    <w:uiPriority w:val="99"/>
    <w:semiHidden/>
    <w:rsid w:val="00B03528"/>
    <w:rPr>
      <w:color w:val="808080"/>
    </w:rPr>
  </w:style>
  <w:style w:type="paragraph" w:customStyle="1" w:styleId="Poem">
    <w:name w:val="Poem"/>
    <w:basedOn w:val="Normal"/>
    <w:qFormat/>
    <w:rsid w:val="00B03528"/>
    <w:pPr>
      <w:ind w:left="1440"/>
    </w:pPr>
    <w:rPr>
      <w:color w:val="4F6228" w:themeColor="accent3" w:themeShade="80"/>
    </w:rPr>
  </w:style>
  <w:style w:type="paragraph" w:customStyle="1" w:styleId="PoemSource">
    <w:name w:val="PoemSource"/>
    <w:basedOn w:val="Normal"/>
    <w:qFormat/>
    <w:rsid w:val="00B03528"/>
    <w:pPr>
      <w:jc w:val="right"/>
    </w:pPr>
    <w:rPr>
      <w:color w:val="4F6228" w:themeColor="accent3" w:themeShade="80"/>
    </w:rPr>
  </w:style>
  <w:style w:type="character" w:customStyle="1" w:styleId="Prefix">
    <w:name w:val="Prefix"/>
    <w:basedOn w:val="DefaultParagraphFont"/>
    <w:uiPriority w:val="1"/>
    <w:qFormat/>
    <w:rsid w:val="00B03528"/>
    <w:rPr>
      <w:color w:val="auto"/>
      <w:bdr w:val="none" w:sz="0" w:space="0" w:color="auto"/>
      <w:shd w:val="clear" w:color="auto" w:fill="auto"/>
    </w:rPr>
  </w:style>
  <w:style w:type="paragraph" w:customStyle="1" w:styleId="Source0">
    <w:name w:val="Source"/>
    <w:basedOn w:val="Normal"/>
    <w:qFormat/>
    <w:rsid w:val="00B03528"/>
    <w:pPr>
      <w:ind w:left="720"/>
      <w:jc w:val="right"/>
    </w:pPr>
  </w:style>
  <w:style w:type="character" w:customStyle="1" w:styleId="ReceivedDate">
    <w:name w:val="ReceivedDate"/>
    <w:basedOn w:val="DefaultParagraphFont"/>
    <w:uiPriority w:val="1"/>
    <w:qFormat/>
    <w:rsid w:val="00B03528"/>
    <w:rPr>
      <w:color w:val="00B050"/>
    </w:rPr>
  </w:style>
  <w:style w:type="paragraph" w:customStyle="1" w:styleId="ReferenceHead">
    <w:name w:val="ReferenceHead"/>
    <w:autoRedefine/>
    <w:qFormat/>
    <w:rsid w:val="00B03528"/>
    <w:pPr>
      <w:spacing w:before="220" w:after="40"/>
    </w:pPr>
    <w:rPr>
      <w:rFonts w:ascii="Linux Biolinum" w:eastAsiaTheme="minorHAnsi" w:hAnsi="Linux Biolinum" w:cstheme="minorBidi"/>
      <w:b/>
      <w:szCs w:val="22"/>
      <w:lang w:val="en-US" w:eastAsia="en-US"/>
    </w:rPr>
  </w:style>
  <w:style w:type="character" w:customStyle="1" w:styleId="RefMisc">
    <w:name w:val="RefMisc"/>
    <w:basedOn w:val="DefaultParagraphFont"/>
    <w:uiPriority w:val="1"/>
    <w:qFormat/>
    <w:rsid w:val="00B03528"/>
    <w:rPr>
      <w:color w:val="auto"/>
      <w:bdr w:val="none" w:sz="0" w:space="0" w:color="auto"/>
      <w:shd w:val="clear" w:color="auto" w:fill="auto"/>
    </w:rPr>
  </w:style>
  <w:style w:type="character" w:customStyle="1" w:styleId="RevisedDate">
    <w:name w:val="RevisedDate"/>
    <w:basedOn w:val="DefaultParagraphFont"/>
    <w:uiPriority w:val="1"/>
    <w:qFormat/>
    <w:rsid w:val="00B03528"/>
    <w:rPr>
      <w:color w:val="0070C0"/>
    </w:rPr>
  </w:style>
  <w:style w:type="paragraph" w:customStyle="1" w:styleId="SignatureAff">
    <w:name w:val="SignatureAff"/>
    <w:basedOn w:val="Normal"/>
    <w:qFormat/>
    <w:rsid w:val="00B03528"/>
    <w:pPr>
      <w:jc w:val="right"/>
    </w:pPr>
  </w:style>
  <w:style w:type="paragraph" w:customStyle="1" w:styleId="SignatureBlock">
    <w:name w:val="SignatureBlock"/>
    <w:basedOn w:val="Normal"/>
    <w:qFormat/>
    <w:rsid w:val="00B03528"/>
    <w:pPr>
      <w:jc w:val="right"/>
    </w:pPr>
    <w:rPr>
      <w:bdr w:val="dotted" w:sz="4" w:space="0" w:color="auto"/>
    </w:rPr>
  </w:style>
  <w:style w:type="character" w:customStyle="1" w:styleId="State">
    <w:name w:val="State"/>
    <w:basedOn w:val="DefaultParagraphFont"/>
    <w:uiPriority w:val="1"/>
    <w:qFormat/>
    <w:rsid w:val="00B03528"/>
    <w:rPr>
      <w:color w:val="A70B38"/>
    </w:rPr>
  </w:style>
  <w:style w:type="paragraph" w:customStyle="1" w:styleId="StatementItalic">
    <w:name w:val="StatementItalic"/>
    <w:basedOn w:val="Normal"/>
    <w:autoRedefine/>
    <w:qFormat/>
    <w:rsid w:val="00B03528"/>
    <w:pPr>
      <w:ind w:left="720"/>
    </w:pPr>
    <w:rPr>
      <w:i/>
      <w:sz w:val="20"/>
    </w:rPr>
  </w:style>
  <w:style w:type="paragraph" w:customStyle="1" w:styleId="Statements">
    <w:name w:val="Statements"/>
    <w:basedOn w:val="Normal"/>
    <w:qFormat/>
    <w:rsid w:val="00B03528"/>
    <w:pPr>
      <w:spacing w:before="120" w:line="240" w:lineRule="auto"/>
      <w:ind w:firstLine="240"/>
    </w:pPr>
    <w:rPr>
      <w:sz w:val="20"/>
    </w:rPr>
  </w:style>
  <w:style w:type="character" w:customStyle="1" w:styleId="Street">
    <w:name w:val="Street"/>
    <w:basedOn w:val="DefaultParagraphFont"/>
    <w:uiPriority w:val="1"/>
    <w:qFormat/>
    <w:rsid w:val="00B03528"/>
    <w:rPr>
      <w:color w:val="auto"/>
      <w:bdr w:val="none" w:sz="0" w:space="0" w:color="auto"/>
      <w:shd w:val="clear" w:color="auto" w:fill="auto"/>
    </w:rPr>
  </w:style>
  <w:style w:type="character" w:customStyle="1" w:styleId="Suffix">
    <w:name w:val="Suffix"/>
    <w:basedOn w:val="DefaultParagraphFont"/>
    <w:uiPriority w:val="1"/>
    <w:qFormat/>
    <w:rsid w:val="00B03528"/>
    <w:rPr>
      <w:color w:val="auto"/>
      <w:bdr w:val="none" w:sz="0" w:space="0" w:color="auto"/>
      <w:shd w:val="clear" w:color="auto" w:fill="auto"/>
    </w:rPr>
  </w:style>
  <w:style w:type="character" w:customStyle="1" w:styleId="Surname">
    <w:name w:val="Surname"/>
    <w:basedOn w:val="DefaultParagraphFont"/>
    <w:uiPriority w:val="1"/>
    <w:qFormat/>
    <w:rsid w:val="00B03528"/>
    <w:rPr>
      <w:color w:val="auto"/>
      <w:bdr w:val="none" w:sz="0" w:space="0" w:color="auto"/>
      <w:shd w:val="clear" w:color="auto" w:fill="auto"/>
    </w:rPr>
  </w:style>
  <w:style w:type="paragraph" w:customStyle="1" w:styleId="TableCaption">
    <w:name w:val="TableCaption"/>
    <w:link w:val="TableCaptionChar"/>
    <w:autoRedefine/>
    <w:qFormat/>
    <w:rsid w:val="00B03528"/>
    <w:pPr>
      <w:spacing w:before="360" w:after="200"/>
      <w:jc w:val="center"/>
    </w:pPr>
    <w:rPr>
      <w:rFonts w:ascii="Linux Libertine" w:eastAsiaTheme="minorHAnsi" w:hAnsi="Linux Libertine" w:cs="Linux Libertine"/>
      <w:b/>
      <w:szCs w:val="22"/>
      <w:lang w:val="en-US" w:eastAsia="en-US"/>
    </w:rPr>
  </w:style>
  <w:style w:type="character" w:customStyle="1" w:styleId="TableCaptionChar">
    <w:name w:val="TableCaption Char"/>
    <w:basedOn w:val="DefaultParagraphFont"/>
    <w:link w:val="TableCaption"/>
    <w:rsid w:val="00B03528"/>
    <w:rPr>
      <w:rFonts w:ascii="Linux Libertine" w:eastAsiaTheme="minorHAnsi" w:hAnsi="Linux Libertine" w:cs="Linux Libertine"/>
      <w:b/>
      <w:szCs w:val="22"/>
      <w:lang w:val="en-US" w:eastAsia="en-US"/>
    </w:rPr>
  </w:style>
  <w:style w:type="paragraph" w:customStyle="1" w:styleId="TableFootnote">
    <w:name w:val="TableFootnote"/>
    <w:basedOn w:val="Normal"/>
    <w:link w:val="TableFootnoteChar"/>
    <w:qFormat/>
    <w:rsid w:val="00B03528"/>
    <w:pPr>
      <w:spacing w:before="60" w:line="240" w:lineRule="auto"/>
      <w:jc w:val="center"/>
    </w:pPr>
    <w:rPr>
      <w:rFonts w:cs="Linux Libertine"/>
      <w:sz w:val="16"/>
    </w:rPr>
  </w:style>
  <w:style w:type="character" w:customStyle="1" w:styleId="TableFootnoteChar">
    <w:name w:val="TableFootnote Char"/>
    <w:basedOn w:val="DefaultParagraphFont"/>
    <w:link w:val="TableFootnote"/>
    <w:rsid w:val="00B03528"/>
    <w:rPr>
      <w:rFonts w:ascii="Linux Libertine" w:eastAsiaTheme="minorHAnsi" w:hAnsi="Linux Libertine" w:cs="Linux Libertine"/>
      <w:sz w:val="16"/>
      <w:szCs w:val="22"/>
      <w:lang w:val="en-US" w:eastAsia="en-US"/>
    </w:rPr>
  </w:style>
  <w:style w:type="paragraph" w:customStyle="1" w:styleId="TitleNote">
    <w:name w:val="TitleNote"/>
    <w:basedOn w:val="AuthNotes"/>
    <w:qFormat/>
    <w:rsid w:val="00B03528"/>
    <w:rPr>
      <w:sz w:val="20"/>
    </w:rPr>
  </w:style>
  <w:style w:type="paragraph" w:customStyle="1" w:styleId="TransAbstract">
    <w:name w:val="TransAbstract"/>
    <w:basedOn w:val="Abstract"/>
    <w:qFormat/>
    <w:rsid w:val="00B03528"/>
    <w:pPr>
      <w:spacing w:after="210"/>
    </w:pPr>
  </w:style>
  <w:style w:type="character" w:customStyle="1" w:styleId="TransTitle">
    <w:name w:val="TransTitle"/>
    <w:basedOn w:val="DefaultParagraphFont"/>
    <w:uiPriority w:val="1"/>
    <w:qFormat/>
    <w:rsid w:val="00B03528"/>
    <w:rPr>
      <w:color w:val="E36C0A" w:themeColor="accent6" w:themeShade="BF"/>
    </w:rPr>
  </w:style>
  <w:style w:type="character" w:customStyle="1" w:styleId="Year">
    <w:name w:val="Year"/>
    <w:basedOn w:val="DefaultParagraphFont"/>
    <w:uiPriority w:val="1"/>
    <w:qFormat/>
    <w:rsid w:val="00B03528"/>
    <w:rPr>
      <w:color w:val="auto"/>
      <w:bdr w:val="none" w:sz="0" w:space="0" w:color="auto"/>
      <w:shd w:val="clear" w:color="auto" w:fill="auto"/>
    </w:rPr>
  </w:style>
  <w:style w:type="paragraph" w:customStyle="1" w:styleId="DisplayFormulaUnnum">
    <w:name w:val="DisplayFormulaUnnum"/>
    <w:basedOn w:val="Normal"/>
    <w:link w:val="DisplayFormulaUnnumChar"/>
    <w:rsid w:val="00B03528"/>
  </w:style>
  <w:style w:type="character" w:customStyle="1" w:styleId="DateChar">
    <w:name w:val="Date Char"/>
    <w:basedOn w:val="DefaultParagraphFont"/>
    <w:uiPriority w:val="99"/>
    <w:semiHidden/>
    <w:rsid w:val="00B03528"/>
  </w:style>
  <w:style w:type="character" w:customStyle="1" w:styleId="SubtitleChar">
    <w:name w:val="Subtitle Char"/>
    <w:basedOn w:val="DefaultParagraphFont"/>
    <w:uiPriority w:val="11"/>
    <w:rsid w:val="00B03528"/>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B03528"/>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B03528"/>
  </w:style>
  <w:style w:type="character" w:customStyle="1" w:styleId="FigureUnnumChar">
    <w:name w:val="FigureUnnum Char"/>
    <w:basedOn w:val="DefaultParagraphFont"/>
    <w:link w:val="FigureUnnum"/>
    <w:rsid w:val="00B03528"/>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B03528"/>
  </w:style>
  <w:style w:type="character" w:customStyle="1" w:styleId="PresentAddressChar">
    <w:name w:val="PresentAddress Char"/>
    <w:basedOn w:val="DefaultParagraphFont"/>
    <w:link w:val="PresentAddress"/>
    <w:rsid w:val="00B03528"/>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B03528"/>
  </w:style>
  <w:style w:type="character" w:customStyle="1" w:styleId="ParaContinueChar">
    <w:name w:val="ParaContinue Char"/>
    <w:basedOn w:val="DefaultParagraphFont"/>
    <w:link w:val="ParaContinue"/>
    <w:rsid w:val="00B03528"/>
    <w:rPr>
      <w:rFonts w:ascii="Linux Libertine" w:eastAsiaTheme="minorHAnsi" w:hAnsi="Linux Libertine" w:cstheme="minorBidi"/>
      <w:szCs w:val="22"/>
      <w:lang w:val="en-US" w:eastAsia="en-US"/>
    </w:rPr>
  </w:style>
  <w:style w:type="paragraph" w:customStyle="1" w:styleId="AuthorBio">
    <w:name w:val="AuthorBio"/>
    <w:link w:val="AuthorBioChar"/>
    <w:rsid w:val="00B03528"/>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B03528"/>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B03528"/>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B03528"/>
    <w:rPr>
      <w:color w:val="auto"/>
      <w:bdr w:val="none" w:sz="0" w:space="0" w:color="auto"/>
      <w:shd w:val="clear" w:color="auto" w:fill="auto"/>
    </w:rPr>
  </w:style>
  <w:style w:type="character" w:customStyle="1" w:styleId="Report">
    <w:name w:val="Report"/>
    <w:basedOn w:val="DefaultParagraphFont"/>
    <w:uiPriority w:val="1"/>
    <w:qFormat/>
    <w:rsid w:val="00B03528"/>
    <w:rPr>
      <w:bdr w:val="none" w:sz="0" w:space="0" w:color="auto"/>
      <w:shd w:val="clear" w:color="auto" w:fill="auto"/>
    </w:rPr>
  </w:style>
  <w:style w:type="character" w:customStyle="1" w:styleId="Thesis">
    <w:name w:val="Thesis"/>
    <w:basedOn w:val="DefaultParagraphFont"/>
    <w:uiPriority w:val="1"/>
    <w:qFormat/>
    <w:rsid w:val="00B03528"/>
    <w:rPr>
      <w:color w:val="auto"/>
      <w:bdr w:val="none" w:sz="0" w:space="0" w:color="auto"/>
      <w:shd w:val="clear" w:color="auto" w:fill="auto"/>
    </w:rPr>
  </w:style>
  <w:style w:type="character" w:customStyle="1" w:styleId="Issn">
    <w:name w:val="Issn"/>
    <w:basedOn w:val="DefaultParagraphFont"/>
    <w:uiPriority w:val="1"/>
    <w:qFormat/>
    <w:rsid w:val="00B03528"/>
    <w:rPr>
      <w:bdr w:val="none" w:sz="0" w:space="0" w:color="auto"/>
      <w:shd w:val="clear" w:color="auto" w:fill="auto"/>
    </w:rPr>
  </w:style>
  <w:style w:type="character" w:customStyle="1" w:styleId="Isbn">
    <w:name w:val="Isbn"/>
    <w:basedOn w:val="DefaultParagraphFont"/>
    <w:uiPriority w:val="1"/>
    <w:qFormat/>
    <w:rsid w:val="00B03528"/>
    <w:rPr>
      <w:bdr w:val="none" w:sz="0" w:space="0" w:color="auto"/>
      <w:shd w:val="clear" w:color="auto" w:fill="auto"/>
    </w:rPr>
  </w:style>
  <w:style w:type="character" w:customStyle="1" w:styleId="Coden">
    <w:name w:val="Coden"/>
    <w:basedOn w:val="DefaultParagraphFont"/>
    <w:uiPriority w:val="1"/>
    <w:qFormat/>
    <w:rsid w:val="00B03528"/>
    <w:rPr>
      <w:color w:val="auto"/>
      <w:bdr w:val="none" w:sz="0" w:space="0" w:color="auto"/>
      <w:shd w:val="clear" w:color="auto" w:fill="auto"/>
    </w:rPr>
  </w:style>
  <w:style w:type="character" w:customStyle="1" w:styleId="Patent">
    <w:name w:val="Patent"/>
    <w:basedOn w:val="DefaultParagraphFont"/>
    <w:uiPriority w:val="1"/>
    <w:qFormat/>
    <w:rsid w:val="00B03528"/>
    <w:rPr>
      <w:color w:val="auto"/>
      <w:bdr w:val="none" w:sz="0" w:space="0" w:color="auto"/>
      <w:shd w:val="clear" w:color="auto" w:fill="auto"/>
    </w:rPr>
  </w:style>
  <w:style w:type="character" w:customStyle="1" w:styleId="MiddleName">
    <w:name w:val="MiddleName"/>
    <w:basedOn w:val="DefaultParagraphFont"/>
    <w:uiPriority w:val="1"/>
    <w:qFormat/>
    <w:rsid w:val="00B03528"/>
    <w:rPr>
      <w:color w:val="auto"/>
      <w:bdr w:val="none" w:sz="0" w:space="0" w:color="auto"/>
      <w:shd w:val="clear" w:color="auto" w:fill="auto"/>
    </w:rPr>
  </w:style>
  <w:style w:type="character" w:customStyle="1" w:styleId="Query">
    <w:name w:val="Query"/>
    <w:basedOn w:val="DefaultParagraphFont"/>
    <w:uiPriority w:val="1"/>
    <w:rsid w:val="00B03528"/>
    <w:rPr>
      <w:bdr w:val="none" w:sz="0" w:space="0" w:color="auto"/>
      <w:shd w:val="clear" w:color="auto" w:fill="FFFF0F"/>
    </w:rPr>
  </w:style>
  <w:style w:type="character" w:customStyle="1" w:styleId="EdMiddleName">
    <w:name w:val="EdMiddleName"/>
    <w:basedOn w:val="DefaultParagraphFont"/>
    <w:uiPriority w:val="1"/>
    <w:rsid w:val="00B03528"/>
    <w:rPr>
      <w:bdr w:val="none" w:sz="0" w:space="0" w:color="auto"/>
      <w:shd w:val="clear" w:color="auto" w:fill="auto"/>
    </w:rPr>
  </w:style>
  <w:style w:type="paragraph" w:customStyle="1" w:styleId="UnnumFigure">
    <w:name w:val="UnnumFigure"/>
    <w:basedOn w:val="Normal"/>
    <w:qFormat/>
    <w:rsid w:val="00B03528"/>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B03528"/>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B03528"/>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B03528"/>
  </w:style>
  <w:style w:type="paragraph" w:customStyle="1" w:styleId="Bibentry">
    <w:name w:val="Bib_entry"/>
    <w:autoRedefine/>
    <w:qFormat/>
    <w:rsid w:val="006B77BA"/>
    <w:pPr>
      <w:ind w:right="767"/>
    </w:pPr>
    <w:rPr>
      <w:rFonts w:ascii="Linux Libertine" w:eastAsiaTheme="minorHAnsi" w:hAnsi="Linux Libertine" w:cs="Linux Libertine"/>
      <w:lang w:val="en-US" w:eastAsia="en-US"/>
    </w:rPr>
  </w:style>
  <w:style w:type="paragraph" w:customStyle="1" w:styleId="ListStart">
    <w:name w:val="ListStart"/>
    <w:basedOn w:val="Normal"/>
    <w:qFormat/>
    <w:rsid w:val="00B03528"/>
  </w:style>
  <w:style w:type="paragraph" w:customStyle="1" w:styleId="ListEnd">
    <w:name w:val="ListEnd"/>
    <w:basedOn w:val="Normal"/>
    <w:qFormat/>
    <w:rsid w:val="00B03528"/>
  </w:style>
  <w:style w:type="paragraph" w:customStyle="1" w:styleId="AbbreviationHead">
    <w:name w:val="AbbreviationHead"/>
    <w:basedOn w:val="NomenclatureHead"/>
    <w:qFormat/>
    <w:rsid w:val="00B03528"/>
  </w:style>
  <w:style w:type="paragraph" w:customStyle="1" w:styleId="GraphAbstract">
    <w:name w:val="GraphAbstract"/>
    <w:basedOn w:val="Normal"/>
    <w:qFormat/>
    <w:rsid w:val="00B03528"/>
  </w:style>
  <w:style w:type="paragraph" w:styleId="Caption">
    <w:name w:val="caption"/>
    <w:basedOn w:val="Normal"/>
    <w:next w:val="Normal"/>
    <w:autoRedefine/>
    <w:uiPriority w:val="35"/>
    <w:unhideWhenUsed/>
    <w:qFormat/>
    <w:locked/>
    <w:rsid w:val="00B03528"/>
    <w:rPr>
      <w:b/>
      <w:bCs/>
      <w:color w:val="4F81BD" w:themeColor="accent1"/>
      <w:szCs w:val="18"/>
    </w:rPr>
  </w:style>
  <w:style w:type="paragraph" w:customStyle="1" w:styleId="Epigraph">
    <w:name w:val="Epigraph"/>
    <w:basedOn w:val="Normal"/>
    <w:autoRedefine/>
    <w:qFormat/>
    <w:rsid w:val="00B03528"/>
    <w:pPr>
      <w:ind w:left="720"/>
    </w:pPr>
    <w:rPr>
      <w:iCs/>
      <w:color w:val="5F497A" w:themeColor="accent4" w:themeShade="BF"/>
    </w:rPr>
  </w:style>
  <w:style w:type="paragraph" w:customStyle="1" w:styleId="Dedication">
    <w:name w:val="Dedication"/>
    <w:basedOn w:val="Para"/>
    <w:autoRedefine/>
    <w:qFormat/>
    <w:rsid w:val="00B03528"/>
    <w:rPr>
      <w:color w:val="943634" w:themeColor="accent2" w:themeShade="BF"/>
    </w:rPr>
  </w:style>
  <w:style w:type="paragraph" w:customStyle="1" w:styleId="ConflictofInterest">
    <w:name w:val="Conflictof Interest"/>
    <w:basedOn w:val="Para"/>
    <w:autoRedefine/>
    <w:qFormat/>
    <w:rsid w:val="00B03528"/>
    <w:rPr>
      <w:sz w:val="22"/>
    </w:rPr>
  </w:style>
  <w:style w:type="paragraph" w:customStyle="1" w:styleId="FloatQuote">
    <w:name w:val="FloatQuote"/>
    <w:basedOn w:val="Para"/>
    <w:qFormat/>
    <w:rsid w:val="00B03528"/>
    <w:pPr>
      <w:shd w:val="clear" w:color="auto" w:fill="FDE9D9" w:themeFill="accent6" w:themeFillTint="33"/>
      <w:ind w:left="1134" w:right="1134"/>
    </w:pPr>
  </w:style>
  <w:style w:type="paragraph" w:customStyle="1" w:styleId="PullQuote">
    <w:name w:val="PullQuote"/>
    <w:basedOn w:val="Para"/>
    <w:qFormat/>
    <w:rsid w:val="00B03528"/>
    <w:pPr>
      <w:shd w:val="clear" w:color="auto" w:fill="EAF1DD" w:themeFill="accent3" w:themeFillTint="33"/>
      <w:ind w:left="1134" w:right="1134"/>
    </w:pPr>
  </w:style>
  <w:style w:type="paragraph" w:customStyle="1" w:styleId="TableFootTitle">
    <w:name w:val="TableFootTitle"/>
    <w:basedOn w:val="TableFootnote"/>
    <w:autoRedefine/>
    <w:qFormat/>
    <w:rsid w:val="00B03528"/>
    <w:rPr>
      <w:sz w:val="22"/>
    </w:rPr>
  </w:style>
  <w:style w:type="character" w:customStyle="1" w:styleId="GrantNumber">
    <w:name w:val="GrantNumber"/>
    <w:basedOn w:val="FundingNumber"/>
    <w:uiPriority w:val="1"/>
    <w:qFormat/>
    <w:rsid w:val="00B03528"/>
    <w:rPr>
      <w:color w:val="9900FF"/>
    </w:rPr>
  </w:style>
  <w:style w:type="character" w:customStyle="1" w:styleId="GrantSponser">
    <w:name w:val="GrantSponser"/>
    <w:basedOn w:val="FundingAgency"/>
    <w:uiPriority w:val="1"/>
    <w:qFormat/>
    <w:rsid w:val="00B03528"/>
    <w:rPr>
      <w:color w:val="666699"/>
    </w:rPr>
  </w:style>
  <w:style w:type="character" w:customStyle="1" w:styleId="FundingNumber">
    <w:name w:val="FundingNumber"/>
    <w:basedOn w:val="DefaultParagraphFont"/>
    <w:uiPriority w:val="1"/>
    <w:qFormat/>
    <w:rsid w:val="00B03528"/>
    <w:rPr>
      <w:color w:val="9900FF"/>
    </w:rPr>
  </w:style>
  <w:style w:type="character" w:customStyle="1" w:styleId="FundingAgency">
    <w:name w:val="FundingAgency"/>
    <w:basedOn w:val="DefaultParagraphFont"/>
    <w:uiPriority w:val="1"/>
    <w:qFormat/>
    <w:rsid w:val="00B03528"/>
    <w:rPr>
      <w:color w:val="FF0000"/>
    </w:rPr>
  </w:style>
  <w:style w:type="paragraph" w:customStyle="1" w:styleId="SuppHead">
    <w:name w:val="SuppHead"/>
    <w:basedOn w:val="Head1"/>
    <w:qFormat/>
    <w:rsid w:val="00B03528"/>
  </w:style>
  <w:style w:type="paragraph" w:customStyle="1" w:styleId="SuppInfo">
    <w:name w:val="SuppInfo"/>
    <w:basedOn w:val="Para"/>
    <w:qFormat/>
    <w:rsid w:val="00B03528"/>
  </w:style>
  <w:style w:type="paragraph" w:customStyle="1" w:styleId="SuppMedia">
    <w:name w:val="SuppMedia"/>
    <w:basedOn w:val="Para"/>
    <w:qFormat/>
    <w:rsid w:val="00B03528"/>
  </w:style>
  <w:style w:type="paragraph" w:customStyle="1" w:styleId="AdditionalInfoHead">
    <w:name w:val="AdditionalInfoHead"/>
    <w:basedOn w:val="Head1"/>
    <w:qFormat/>
    <w:rsid w:val="00B03528"/>
  </w:style>
  <w:style w:type="paragraph" w:customStyle="1" w:styleId="AdditionalInfo">
    <w:name w:val="AdditionalInfo"/>
    <w:basedOn w:val="Para"/>
    <w:qFormat/>
    <w:rsid w:val="00B03528"/>
  </w:style>
  <w:style w:type="paragraph" w:customStyle="1" w:styleId="Feature">
    <w:name w:val="Feature"/>
    <w:basedOn w:val="BoxTitle"/>
    <w:qFormat/>
    <w:rsid w:val="00B03528"/>
  </w:style>
  <w:style w:type="paragraph" w:customStyle="1" w:styleId="AltTitle">
    <w:name w:val="AltTitle"/>
    <w:basedOn w:val="Titledocument"/>
    <w:qFormat/>
    <w:rsid w:val="00B03528"/>
  </w:style>
  <w:style w:type="paragraph" w:customStyle="1" w:styleId="AltSubTitle">
    <w:name w:val="AltSubTitle"/>
    <w:basedOn w:val="Subtitle"/>
    <w:qFormat/>
    <w:rsid w:val="00B03528"/>
  </w:style>
  <w:style w:type="paragraph" w:customStyle="1" w:styleId="SelfCitation">
    <w:name w:val="SelfCitation"/>
    <w:basedOn w:val="Para"/>
    <w:qFormat/>
    <w:rsid w:val="00B03528"/>
  </w:style>
  <w:style w:type="paragraph" w:styleId="Subtitle">
    <w:name w:val="Subtitle"/>
    <w:basedOn w:val="Normal"/>
    <w:next w:val="Normal"/>
    <w:link w:val="SubtitleChar1"/>
    <w:uiPriority w:val="11"/>
    <w:qFormat/>
    <w:locked/>
    <w:rsid w:val="00B03528"/>
    <w:pPr>
      <w:numPr>
        <w:ilvl w:val="1"/>
      </w:numPr>
      <w:spacing w:before="120" w:after="60"/>
      <w:jc w:val="center"/>
    </w:pPr>
    <w:rPr>
      <w:rFonts w:ascii="Linux Biolinum" w:eastAsiaTheme="majorEastAsia" w:hAnsi="Linux Biolinum" w:cstheme="majorBidi"/>
      <w:iCs/>
      <w:sz w:val="29"/>
      <w:szCs w:val="24"/>
    </w:rPr>
  </w:style>
  <w:style w:type="character" w:customStyle="1" w:styleId="SubtitleChar1">
    <w:name w:val="Subtitle Char1"/>
    <w:basedOn w:val="DefaultParagraphFont"/>
    <w:link w:val="Subtitle"/>
    <w:uiPriority w:val="11"/>
    <w:rsid w:val="00B03528"/>
    <w:rPr>
      <w:rFonts w:ascii="Linux Biolinum" w:eastAsiaTheme="majorEastAsia" w:hAnsi="Linux Biolinum" w:cstheme="majorBidi"/>
      <w:iCs/>
      <w:sz w:val="29"/>
      <w:szCs w:val="24"/>
      <w:lang w:val="en-US" w:eastAsia="en-US"/>
    </w:rPr>
  </w:style>
  <w:style w:type="character" w:customStyle="1" w:styleId="ListTitle">
    <w:name w:val="ListTitle"/>
    <w:basedOn w:val="Label"/>
    <w:uiPriority w:val="1"/>
    <w:qFormat/>
    <w:rsid w:val="00B03528"/>
    <w:rPr>
      <w:rFonts w:ascii="Linux Biolinum" w:hAnsi="Linux Biolinum"/>
      <w:b w:val="0"/>
      <w:color w:val="auto"/>
      <w:sz w:val="18"/>
    </w:rPr>
  </w:style>
  <w:style w:type="character" w:customStyle="1" w:styleId="Isource">
    <w:name w:val="Isource"/>
    <w:basedOn w:val="ListTitle"/>
    <w:uiPriority w:val="1"/>
    <w:qFormat/>
    <w:rsid w:val="00B03528"/>
    <w:rPr>
      <w:rFonts w:ascii="Linux Biolinum" w:hAnsi="Linux Biolinum"/>
      <w:b w:val="0"/>
      <w:color w:val="C0504D" w:themeColor="accent2"/>
      <w:sz w:val="18"/>
    </w:rPr>
  </w:style>
  <w:style w:type="paragraph" w:customStyle="1" w:styleId="FigSource">
    <w:name w:val="FigSource"/>
    <w:basedOn w:val="Normal"/>
    <w:qFormat/>
    <w:rsid w:val="00B03528"/>
  </w:style>
  <w:style w:type="paragraph" w:customStyle="1" w:styleId="Copyright">
    <w:name w:val="Copyright"/>
    <w:basedOn w:val="Normal"/>
    <w:qFormat/>
    <w:rsid w:val="00B03528"/>
  </w:style>
  <w:style w:type="paragraph" w:customStyle="1" w:styleId="InlineSupp">
    <w:name w:val="InlineSupp"/>
    <w:basedOn w:val="Normal"/>
    <w:qFormat/>
    <w:rsid w:val="00B03528"/>
  </w:style>
  <w:style w:type="paragraph" w:customStyle="1" w:styleId="SidebarQuote">
    <w:name w:val="SidebarQuote"/>
    <w:basedOn w:val="Normal"/>
    <w:qFormat/>
    <w:rsid w:val="00B03528"/>
  </w:style>
  <w:style w:type="character" w:customStyle="1" w:styleId="AltName">
    <w:name w:val="AltName"/>
    <w:basedOn w:val="DefaultParagraphFont"/>
    <w:uiPriority w:val="1"/>
    <w:qFormat/>
    <w:rsid w:val="00B03528"/>
    <w:rPr>
      <w:color w:val="403152" w:themeColor="accent4" w:themeShade="80"/>
    </w:rPr>
  </w:style>
  <w:style w:type="paragraph" w:customStyle="1" w:styleId="StereoChemComp">
    <w:name w:val="StereoChemComp"/>
    <w:basedOn w:val="Normal"/>
    <w:qFormat/>
    <w:rsid w:val="00B03528"/>
  </w:style>
  <w:style w:type="paragraph" w:customStyle="1" w:styleId="StereoChemForm">
    <w:name w:val="StereoChemForm"/>
    <w:basedOn w:val="Normal"/>
    <w:qFormat/>
    <w:rsid w:val="00B03528"/>
  </w:style>
  <w:style w:type="paragraph" w:customStyle="1" w:styleId="StereoChemInfo">
    <w:name w:val="StereoChemInfo"/>
    <w:basedOn w:val="Normal"/>
    <w:qFormat/>
    <w:rsid w:val="00B03528"/>
  </w:style>
  <w:style w:type="paragraph" w:customStyle="1" w:styleId="MTDisplayEquation">
    <w:name w:val="MTDisplayEquation"/>
    <w:basedOn w:val="Normal"/>
    <w:next w:val="Normal"/>
    <w:link w:val="MTDisplayEquationChar"/>
    <w:rsid w:val="006912AD"/>
    <w:pPr>
      <w:tabs>
        <w:tab w:val="center" w:pos="4820"/>
        <w:tab w:val="right" w:pos="9640"/>
      </w:tabs>
      <w:spacing w:line="480" w:lineRule="auto"/>
    </w:pPr>
  </w:style>
  <w:style w:type="character" w:customStyle="1" w:styleId="MTDisplayEquationChar">
    <w:name w:val="MTDisplayEquation Char"/>
    <w:basedOn w:val="DefaultParagraphFont"/>
    <w:link w:val="MTDisplayEquation"/>
    <w:rsid w:val="006912AD"/>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sid w:val="00040AE8"/>
    <w:rPr>
      <w:sz w:val="28"/>
      <w:szCs w:val="28"/>
    </w:rPr>
  </w:style>
  <w:style w:type="paragraph" w:styleId="FootnoteText">
    <w:name w:val="footnote text"/>
    <w:basedOn w:val="Normal"/>
    <w:link w:val="FootnoteTextChar"/>
    <w:rsid w:val="00B03528"/>
    <w:pPr>
      <w:spacing w:line="240" w:lineRule="auto"/>
    </w:pPr>
    <w:rPr>
      <w:sz w:val="16"/>
    </w:rPr>
  </w:style>
  <w:style w:type="character" w:customStyle="1" w:styleId="FootnoteTextChar">
    <w:name w:val="Footnote Text Char"/>
    <w:basedOn w:val="DefaultParagraphFont"/>
    <w:link w:val="FootnoteText"/>
    <w:rsid w:val="00B03528"/>
    <w:rPr>
      <w:rFonts w:ascii="Linux Libertine" w:eastAsiaTheme="minorHAnsi" w:hAnsi="Linux Libertine" w:cstheme="minorBidi"/>
      <w:sz w:val="16"/>
      <w:szCs w:val="22"/>
      <w:lang w:val="en-US" w:eastAsia="en-US"/>
    </w:rPr>
  </w:style>
  <w:style w:type="paragraph" w:customStyle="1" w:styleId="SIGPLANBasic">
    <w:name w:val="SIGPLAN Basic"/>
    <w:rsid w:val="00B03528"/>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B03528"/>
    <w:pPr>
      <w:keepNext/>
      <w:numPr>
        <w:numId w:val="35"/>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B03528"/>
    <w:pPr>
      <w:numPr>
        <w:numId w:val="36"/>
      </w:numPr>
    </w:pPr>
  </w:style>
  <w:style w:type="paragraph" w:customStyle="1" w:styleId="SIGPLANAbstractheading">
    <w:name w:val="SIGPLAN Abstract heading"/>
    <w:basedOn w:val="SIGPLANAcknowledgmentsheading"/>
    <w:next w:val="SIGPLANParagraph1"/>
    <w:rsid w:val="00B03528"/>
    <w:pPr>
      <w:numPr>
        <w:numId w:val="37"/>
      </w:numPr>
      <w:spacing w:before="0" w:line="240" w:lineRule="exact"/>
    </w:pPr>
  </w:style>
  <w:style w:type="paragraph" w:customStyle="1" w:styleId="SIGPLANAppendixheading">
    <w:name w:val="SIGPLAN Appendix heading"/>
    <w:basedOn w:val="SIGPLANSectionheading"/>
    <w:next w:val="SIGPLANParagraph1"/>
    <w:rsid w:val="00B03528"/>
    <w:pPr>
      <w:numPr>
        <w:numId w:val="38"/>
      </w:numPr>
    </w:pPr>
  </w:style>
  <w:style w:type="paragraph" w:customStyle="1" w:styleId="SIGPLANAuthorname">
    <w:name w:val="SIGPLAN Author name"/>
    <w:basedOn w:val="Normal"/>
    <w:next w:val="SIGPLANAuthoraffiliation"/>
    <w:rsid w:val="00B03528"/>
    <w:pPr>
      <w:suppressAutoHyphens/>
      <w:spacing w:after="20" w:line="260" w:lineRule="exact"/>
      <w:jc w:val="center"/>
    </w:pPr>
  </w:style>
  <w:style w:type="paragraph" w:customStyle="1" w:styleId="SIGPLANAuthoraffiliation">
    <w:name w:val="SIGPLAN Author affiliation"/>
    <w:basedOn w:val="SIGPLANAuthorname"/>
    <w:next w:val="SIGPLANAuthoremail"/>
    <w:rsid w:val="00B03528"/>
    <w:pPr>
      <w:spacing w:before="100" w:after="0" w:line="200" w:lineRule="exact"/>
      <w:contextualSpacing/>
    </w:pPr>
    <w:rPr>
      <w:szCs w:val="18"/>
    </w:rPr>
  </w:style>
  <w:style w:type="paragraph" w:customStyle="1" w:styleId="SIGPLANAuthoremail">
    <w:name w:val="SIGPLAN Author email"/>
    <w:basedOn w:val="SIGPLANAuthoraffiliation"/>
    <w:next w:val="SIGPLANBasic"/>
    <w:rsid w:val="00B03528"/>
    <w:pPr>
      <w:spacing w:before="40"/>
      <w:contextualSpacing w:val="0"/>
    </w:pPr>
    <w:rPr>
      <w:rFonts w:ascii="Trebuchet MS" w:hAnsi="Trebuchet MS"/>
      <w:sz w:val="16"/>
    </w:rPr>
  </w:style>
  <w:style w:type="character" w:customStyle="1" w:styleId="SIGPLANCode">
    <w:name w:val="SIGPLAN Code"/>
    <w:basedOn w:val="DefaultParagraphFont"/>
    <w:rsid w:val="00B03528"/>
    <w:rPr>
      <w:rFonts w:ascii="Lucida Console" w:hAnsi="Lucida Console"/>
      <w:sz w:val="16"/>
    </w:rPr>
  </w:style>
  <w:style w:type="character" w:customStyle="1" w:styleId="SIGPLANComputer">
    <w:name w:val="SIGPLAN Computer"/>
    <w:basedOn w:val="DefaultParagraphFont"/>
    <w:rsid w:val="00B03528"/>
    <w:rPr>
      <w:rFonts w:ascii="Trebuchet MS" w:hAnsi="Trebuchet MS"/>
      <w:sz w:val="16"/>
    </w:rPr>
  </w:style>
  <w:style w:type="paragraph" w:customStyle="1" w:styleId="SIGPLANCopyrightnotice">
    <w:name w:val="SIGPLAN Copyright notice"/>
    <w:basedOn w:val="SIGPLANBasic"/>
    <w:rsid w:val="00B03528"/>
    <w:pPr>
      <w:suppressAutoHyphens/>
      <w:spacing w:line="160" w:lineRule="exact"/>
      <w:jc w:val="both"/>
    </w:pPr>
    <w:rPr>
      <w:sz w:val="14"/>
    </w:rPr>
  </w:style>
  <w:style w:type="character" w:customStyle="1" w:styleId="SIGPLANEmphasize">
    <w:name w:val="SIGPLAN Emphasize"/>
    <w:rsid w:val="00B03528"/>
    <w:rPr>
      <w:i/>
    </w:rPr>
  </w:style>
  <w:style w:type="paragraph" w:customStyle="1" w:styleId="SIGPLANParagraph1">
    <w:name w:val="SIGPLAN Paragraph 1"/>
    <w:basedOn w:val="SIGPLANBasic"/>
    <w:next w:val="SIGPLANParagraph"/>
    <w:rsid w:val="00B03528"/>
    <w:pPr>
      <w:jc w:val="both"/>
    </w:pPr>
  </w:style>
  <w:style w:type="paragraph" w:customStyle="1" w:styleId="SIGPLANEnunciation">
    <w:name w:val="SIGPLAN Enunciation"/>
    <w:basedOn w:val="SIGPLANParagraph1"/>
    <w:next w:val="SIGPLANParagraph1"/>
    <w:rsid w:val="00B03528"/>
    <w:pPr>
      <w:spacing w:before="140" w:after="140"/>
    </w:pPr>
  </w:style>
  <w:style w:type="character" w:customStyle="1" w:styleId="SIGPLANEnunciationcaption">
    <w:name w:val="SIGPLAN Enunciation caption"/>
    <w:basedOn w:val="DefaultParagraphFont"/>
    <w:rsid w:val="00B03528"/>
    <w:rPr>
      <w:smallCaps/>
    </w:rPr>
  </w:style>
  <w:style w:type="paragraph" w:customStyle="1" w:styleId="SIGPLANEquation">
    <w:name w:val="SIGPLAN Equation"/>
    <w:basedOn w:val="SIGPLANParagraph1"/>
    <w:next w:val="SIGPLANParagraph1"/>
    <w:rsid w:val="00B03528"/>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B03528"/>
    <w:pPr>
      <w:jc w:val="right"/>
    </w:pPr>
  </w:style>
  <w:style w:type="paragraph" w:customStyle="1" w:styleId="SIGPLANFigurecaption">
    <w:name w:val="SIGPLAN Figure caption"/>
    <w:basedOn w:val="SIGPLANParagraph1"/>
    <w:rsid w:val="00B03528"/>
    <w:pPr>
      <w:spacing w:before="20"/>
      <w:jc w:val="left"/>
    </w:pPr>
  </w:style>
  <w:style w:type="numbering" w:customStyle="1" w:styleId="SIGPLANListbullet">
    <w:name w:val="SIGPLAN List bullet"/>
    <w:basedOn w:val="NoList"/>
    <w:rsid w:val="00B03528"/>
    <w:pPr>
      <w:numPr>
        <w:numId w:val="39"/>
      </w:numPr>
    </w:pPr>
  </w:style>
  <w:style w:type="paragraph" w:customStyle="1" w:styleId="SIGPLANListparagraph">
    <w:name w:val="SIGPLAN List paragraph"/>
    <w:basedOn w:val="SIGPLANParagraph1"/>
    <w:rsid w:val="00B03528"/>
    <w:pPr>
      <w:spacing w:before="80" w:after="80"/>
      <w:ind w:left="260"/>
    </w:pPr>
  </w:style>
  <w:style w:type="paragraph" w:customStyle="1" w:styleId="SIGPLANListitem">
    <w:name w:val="SIGPLAN List item"/>
    <w:basedOn w:val="SIGPLANListparagraph"/>
    <w:rsid w:val="00B03528"/>
    <w:pPr>
      <w:ind w:left="0"/>
    </w:pPr>
  </w:style>
  <w:style w:type="numbering" w:customStyle="1" w:styleId="SIGPLANListletter">
    <w:name w:val="SIGPLAN List letter"/>
    <w:basedOn w:val="NoList"/>
    <w:rsid w:val="00B03528"/>
    <w:pPr>
      <w:numPr>
        <w:numId w:val="40"/>
      </w:numPr>
    </w:pPr>
  </w:style>
  <w:style w:type="numbering" w:customStyle="1" w:styleId="SIGPLANListnumber">
    <w:name w:val="SIGPLAN List number"/>
    <w:basedOn w:val="NoList"/>
    <w:rsid w:val="00B03528"/>
    <w:pPr>
      <w:numPr>
        <w:numId w:val="41"/>
      </w:numPr>
    </w:pPr>
  </w:style>
  <w:style w:type="paragraph" w:customStyle="1" w:styleId="SIGPLANParagraph">
    <w:name w:val="SIGPLAN Paragraph"/>
    <w:basedOn w:val="SIGPLANParagraph1"/>
    <w:rsid w:val="00B03528"/>
    <w:pPr>
      <w:ind w:firstLine="240"/>
    </w:pPr>
  </w:style>
  <w:style w:type="character" w:customStyle="1" w:styleId="SIGPLANParagraphheading">
    <w:name w:val="SIGPLAN Paragraph heading"/>
    <w:rsid w:val="00B03528"/>
    <w:rPr>
      <w:b/>
      <w:i/>
    </w:rPr>
  </w:style>
  <w:style w:type="paragraph" w:customStyle="1" w:styleId="SIGPLANParagraphSubparagraphheading">
    <w:name w:val="SIGPLAN Paragraph/Subparagraph heading"/>
    <w:basedOn w:val="SIGPLANParagraph1"/>
    <w:next w:val="SIGPLANParagraph"/>
    <w:rsid w:val="00B03528"/>
    <w:pPr>
      <w:spacing w:before="140"/>
      <w:outlineLvl w:val="3"/>
    </w:pPr>
  </w:style>
  <w:style w:type="paragraph" w:customStyle="1" w:styleId="SIGPLANReference">
    <w:name w:val="SIGPLAN Reference"/>
    <w:basedOn w:val="SIGPLANParagraph1"/>
    <w:rsid w:val="00B03528"/>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B03528"/>
    <w:pPr>
      <w:numPr>
        <w:numId w:val="42"/>
      </w:numPr>
    </w:pPr>
  </w:style>
  <w:style w:type="character" w:customStyle="1" w:styleId="SIGPLANSubparagraphheading">
    <w:name w:val="SIGPLAN Subparagraph heading"/>
    <w:rsid w:val="00B03528"/>
    <w:rPr>
      <w:i/>
    </w:rPr>
  </w:style>
  <w:style w:type="paragraph" w:customStyle="1" w:styleId="SIGPLANSubsectionheading">
    <w:name w:val="SIGPLAN Subsection heading"/>
    <w:basedOn w:val="SIGPLANSectionheading"/>
    <w:next w:val="SIGPLANParagraph1"/>
    <w:rsid w:val="00B03528"/>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B03528"/>
    <w:pPr>
      <w:outlineLvl w:val="2"/>
    </w:pPr>
  </w:style>
  <w:style w:type="paragraph" w:customStyle="1" w:styleId="SIGPLANTitle">
    <w:name w:val="SIGPLAN Title"/>
    <w:basedOn w:val="SIGPLANBasic"/>
    <w:rsid w:val="00B03528"/>
    <w:pPr>
      <w:suppressAutoHyphens/>
      <w:spacing w:line="400" w:lineRule="exact"/>
      <w:jc w:val="center"/>
    </w:pPr>
    <w:rPr>
      <w:b/>
      <w:sz w:val="36"/>
    </w:rPr>
  </w:style>
  <w:style w:type="paragraph" w:customStyle="1" w:styleId="SIGPLANSubtitle">
    <w:name w:val="SIGPLAN Subtitle"/>
    <w:basedOn w:val="SIGPLANTitle"/>
    <w:next w:val="SIGPLANBasic"/>
    <w:rsid w:val="00B03528"/>
    <w:pPr>
      <w:spacing w:before="120" w:line="360" w:lineRule="exact"/>
    </w:pPr>
    <w:rPr>
      <w:sz w:val="28"/>
    </w:rPr>
  </w:style>
  <w:style w:type="paragraph" w:customStyle="1" w:styleId="SIGPLANTablecaption">
    <w:name w:val="SIGPLAN Table caption"/>
    <w:basedOn w:val="SIGPLANFigurecaption"/>
    <w:rsid w:val="00B03528"/>
    <w:pPr>
      <w:spacing w:before="0" w:after="20"/>
    </w:pPr>
  </w:style>
  <w:style w:type="paragraph" w:customStyle="1" w:styleId="Address">
    <w:name w:val="Address"/>
    <w:rsid w:val="00B03528"/>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B03528"/>
    <w:pPr>
      <w:spacing w:line="240" w:lineRule="auto"/>
    </w:pPr>
    <w:rPr>
      <w:sz w:val="20"/>
    </w:rPr>
  </w:style>
  <w:style w:type="paragraph" w:customStyle="1" w:styleId="Annotation">
    <w:name w:val="Annotation"/>
    <w:basedOn w:val="Normal"/>
    <w:qFormat/>
    <w:rsid w:val="00B03528"/>
    <w:rPr>
      <w:sz w:val="20"/>
    </w:rPr>
  </w:style>
  <w:style w:type="paragraph" w:customStyle="1" w:styleId="Answer">
    <w:name w:val="Answer"/>
    <w:qFormat/>
    <w:rsid w:val="00B03528"/>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B03528"/>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B03528"/>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B03528"/>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B03528"/>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B03528"/>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B03528"/>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B03528"/>
  </w:style>
  <w:style w:type="paragraph" w:customStyle="1" w:styleId="BoxHead1">
    <w:name w:val="BoxHead1"/>
    <w:basedOn w:val="AppendixH1"/>
    <w:qFormat/>
    <w:rsid w:val="00B03528"/>
  </w:style>
  <w:style w:type="paragraph" w:customStyle="1" w:styleId="BoxHead2">
    <w:name w:val="BoxHead2"/>
    <w:basedOn w:val="AppendixH2"/>
    <w:qFormat/>
    <w:rsid w:val="00B03528"/>
  </w:style>
  <w:style w:type="paragraph" w:customStyle="1" w:styleId="BoxHead3">
    <w:name w:val="BoxHead3"/>
    <w:basedOn w:val="AppendixH3"/>
    <w:qFormat/>
    <w:rsid w:val="00B03528"/>
  </w:style>
  <w:style w:type="paragraph" w:customStyle="1" w:styleId="BoxKeyword">
    <w:name w:val="BoxKeyword"/>
    <w:autoRedefine/>
    <w:qFormat/>
    <w:rsid w:val="00B03528"/>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B03528"/>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B03528"/>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B03528"/>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B03528"/>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B03528"/>
    <w:rPr>
      <w:i w:val="0"/>
      <w:sz w:val="40"/>
    </w:rPr>
  </w:style>
  <w:style w:type="paragraph" w:customStyle="1" w:styleId="ChapterSubTitle">
    <w:name w:val="ChapterSubTitle"/>
    <w:basedOn w:val="ChapterTitle"/>
    <w:next w:val="Normal"/>
    <w:rsid w:val="00B03528"/>
    <w:pPr>
      <w:spacing w:before="0"/>
    </w:pPr>
    <w:rPr>
      <w:b w:val="0"/>
      <w:i/>
      <w:sz w:val="36"/>
    </w:rPr>
  </w:style>
  <w:style w:type="paragraph" w:customStyle="1" w:styleId="ChemFormula">
    <w:name w:val="ChemFormula"/>
    <w:basedOn w:val="Normal"/>
    <w:qFormat/>
    <w:rsid w:val="00B03528"/>
  </w:style>
  <w:style w:type="paragraph" w:customStyle="1" w:styleId="ChemFormulaUnnum">
    <w:name w:val="ChemFormulaUnnum"/>
    <w:basedOn w:val="Normal"/>
    <w:qFormat/>
    <w:rsid w:val="00B03528"/>
  </w:style>
  <w:style w:type="paragraph" w:customStyle="1" w:styleId="Chemistry">
    <w:name w:val="Chemistry"/>
    <w:basedOn w:val="Normal"/>
    <w:qFormat/>
    <w:rsid w:val="00B03528"/>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B03528"/>
  </w:style>
  <w:style w:type="paragraph" w:customStyle="1" w:styleId="ClientTag">
    <w:name w:val="ClientTag"/>
    <w:basedOn w:val="Normal"/>
    <w:qFormat/>
    <w:rsid w:val="00B03528"/>
  </w:style>
  <w:style w:type="paragraph" w:customStyle="1" w:styleId="Contributor">
    <w:name w:val="Contributor"/>
    <w:basedOn w:val="Normal"/>
    <w:qFormat/>
    <w:rsid w:val="00B03528"/>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B03528"/>
    <w:rPr>
      <w:b/>
      <w:color w:val="0070C0"/>
    </w:rPr>
  </w:style>
  <w:style w:type="paragraph" w:customStyle="1" w:styleId="Definition">
    <w:name w:val="Definition"/>
    <w:basedOn w:val="Normal"/>
    <w:qFormat/>
    <w:rsid w:val="00B03528"/>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B03528"/>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B03528"/>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B03528"/>
  </w:style>
  <w:style w:type="paragraph" w:customStyle="1" w:styleId="DisclosureHead">
    <w:name w:val="DisclosureHead"/>
    <w:basedOn w:val="Head1"/>
    <w:qFormat/>
    <w:rsid w:val="00B03528"/>
  </w:style>
  <w:style w:type="paragraph" w:customStyle="1" w:styleId="Editors">
    <w:name w:val="Editors"/>
    <w:basedOn w:val="Normal"/>
    <w:qFormat/>
    <w:rsid w:val="00B03528"/>
  </w:style>
  <w:style w:type="character" w:customStyle="1" w:styleId="EpreprintDate">
    <w:name w:val="EpreprintDate"/>
    <w:basedOn w:val="DefaultParagraphFont"/>
    <w:uiPriority w:val="1"/>
    <w:qFormat/>
    <w:rsid w:val="00B03528"/>
    <w:rPr>
      <w:bdr w:val="none" w:sz="0" w:space="0" w:color="auto"/>
      <w:shd w:val="clear" w:color="auto" w:fill="B8CCE4" w:themeFill="accent1" w:themeFillTint="66"/>
    </w:rPr>
  </w:style>
  <w:style w:type="character" w:customStyle="1" w:styleId="EqnCount">
    <w:name w:val="EqnCount"/>
    <w:basedOn w:val="DefaultParagraphFont"/>
    <w:uiPriority w:val="1"/>
    <w:qFormat/>
    <w:rsid w:val="00B03528"/>
    <w:rPr>
      <w:color w:val="0000FF"/>
    </w:rPr>
  </w:style>
  <w:style w:type="character" w:customStyle="1" w:styleId="eSlide">
    <w:name w:val="eSlide"/>
    <w:basedOn w:val="DefaultParagraphFont"/>
    <w:uiPriority w:val="1"/>
    <w:qFormat/>
    <w:rsid w:val="00B03528"/>
    <w:rPr>
      <w:color w:val="FF0000"/>
    </w:rPr>
  </w:style>
  <w:style w:type="paragraph" w:customStyle="1" w:styleId="ExampleBegin">
    <w:name w:val="ExampleBegin"/>
    <w:basedOn w:val="Normal"/>
    <w:qFormat/>
    <w:rsid w:val="00B03528"/>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B03528"/>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B03528"/>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B03528"/>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B03528"/>
  </w:style>
  <w:style w:type="paragraph" w:customStyle="1" w:styleId="Explanation">
    <w:name w:val="Explanation"/>
    <w:basedOn w:val="Normal"/>
    <w:rsid w:val="00B03528"/>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B03528"/>
    <w:pPr>
      <w:spacing w:before="120" w:after="120" w:line="240" w:lineRule="auto"/>
      <w:ind w:left="360" w:right="360"/>
      <w:contextualSpacing/>
    </w:pPr>
    <w:rPr>
      <w:rFonts w:eastAsia="Times New Roman" w:cs="Linux Libertine"/>
      <w:sz w:val="20"/>
      <w:szCs w:val="20"/>
    </w:rPr>
  </w:style>
  <w:style w:type="paragraph" w:customStyle="1" w:styleId="ExtractBegin">
    <w:name w:val="ExtractBegin"/>
    <w:basedOn w:val="Normal"/>
    <w:qFormat/>
    <w:rsid w:val="00B03528"/>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B03528"/>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B03528"/>
  </w:style>
  <w:style w:type="paragraph" w:customStyle="1" w:styleId="FeatureHead1">
    <w:name w:val="FeatureHead1"/>
    <w:basedOn w:val="Normal"/>
    <w:qFormat/>
    <w:rsid w:val="00B03528"/>
  </w:style>
  <w:style w:type="paragraph" w:customStyle="1" w:styleId="FeatureHead2">
    <w:name w:val="FeatureHead2"/>
    <w:basedOn w:val="FeatureHead1"/>
    <w:qFormat/>
    <w:rsid w:val="00B03528"/>
  </w:style>
  <w:style w:type="paragraph" w:customStyle="1" w:styleId="FeatureTitle">
    <w:name w:val="FeatureTitle"/>
    <w:basedOn w:val="BoxTitle"/>
    <w:qFormat/>
    <w:rsid w:val="00B03528"/>
  </w:style>
  <w:style w:type="paragraph" w:customStyle="1" w:styleId="FigCopyright">
    <w:name w:val="FigCopyright"/>
    <w:basedOn w:val="Normal"/>
    <w:qFormat/>
    <w:rsid w:val="00B03528"/>
  </w:style>
  <w:style w:type="character" w:customStyle="1" w:styleId="FigCount">
    <w:name w:val="FigCount"/>
    <w:basedOn w:val="DefaultParagraphFont"/>
    <w:uiPriority w:val="1"/>
    <w:qFormat/>
    <w:rsid w:val="00B03528"/>
    <w:rPr>
      <w:color w:val="0000FF"/>
    </w:rPr>
  </w:style>
  <w:style w:type="paragraph" w:customStyle="1" w:styleId="FigKeyword">
    <w:name w:val="FigKeyword"/>
    <w:basedOn w:val="Normal"/>
    <w:qFormat/>
    <w:rsid w:val="00B03528"/>
  </w:style>
  <w:style w:type="paragraph" w:customStyle="1" w:styleId="FundingHead">
    <w:name w:val="FundingHead"/>
    <w:basedOn w:val="AckHead"/>
    <w:qFormat/>
    <w:rsid w:val="00B03528"/>
  </w:style>
  <w:style w:type="paragraph" w:customStyle="1" w:styleId="FundingPara">
    <w:name w:val="FundingPara"/>
    <w:basedOn w:val="FundingHead"/>
    <w:next w:val="AckPara"/>
    <w:qFormat/>
    <w:rsid w:val="00B03528"/>
  </w:style>
  <w:style w:type="paragraph" w:customStyle="1" w:styleId="Head6">
    <w:name w:val="Head6"/>
    <w:basedOn w:val="Normal"/>
    <w:rsid w:val="00B03528"/>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B03528"/>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B03528"/>
  </w:style>
  <w:style w:type="paragraph" w:customStyle="1" w:styleId="Index2">
    <w:name w:val="Index2"/>
    <w:basedOn w:val="Normal"/>
    <w:qFormat/>
    <w:rsid w:val="00B03528"/>
    <w:pPr>
      <w:ind w:left="284"/>
    </w:pPr>
  </w:style>
  <w:style w:type="paragraph" w:customStyle="1" w:styleId="Index3">
    <w:name w:val="Index3"/>
    <w:basedOn w:val="Normal"/>
    <w:qFormat/>
    <w:rsid w:val="00B03528"/>
    <w:pPr>
      <w:ind w:left="567"/>
    </w:pPr>
  </w:style>
  <w:style w:type="paragraph" w:customStyle="1" w:styleId="Index4">
    <w:name w:val="Index4"/>
    <w:basedOn w:val="Normal"/>
    <w:qFormat/>
    <w:rsid w:val="00B03528"/>
    <w:pPr>
      <w:ind w:left="851"/>
    </w:pPr>
  </w:style>
  <w:style w:type="paragraph" w:customStyle="1" w:styleId="IndexHead">
    <w:name w:val="IndexHead"/>
    <w:basedOn w:val="Normal"/>
    <w:qFormat/>
    <w:rsid w:val="00B03528"/>
  </w:style>
  <w:style w:type="paragraph" w:customStyle="1" w:styleId="Letter-ps">
    <w:name w:val="Letter-ps"/>
    <w:basedOn w:val="Normal"/>
    <w:next w:val="Normal"/>
    <w:qFormat/>
    <w:rsid w:val="00B03528"/>
  </w:style>
  <w:style w:type="paragraph" w:customStyle="1" w:styleId="MainHeading">
    <w:name w:val="MainHeading"/>
    <w:basedOn w:val="Normal"/>
    <w:rsid w:val="00B03528"/>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B03528"/>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B03528"/>
    <w:rPr>
      <w:rFonts w:ascii="Times New Roman" w:hAnsi="Times New Roman"/>
      <w:color w:val="4F81BD" w:themeColor="accent1"/>
      <w:sz w:val="20"/>
    </w:rPr>
  </w:style>
  <w:style w:type="paragraph" w:customStyle="1" w:styleId="MiscText">
    <w:name w:val="MiscText"/>
    <w:autoRedefine/>
    <w:qFormat/>
    <w:rsid w:val="00B03528"/>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B03528"/>
    <w:rPr>
      <w:color w:val="7030A0"/>
    </w:rPr>
  </w:style>
  <w:style w:type="paragraph" w:customStyle="1" w:styleId="Parabib">
    <w:name w:val="Para_bib"/>
    <w:qFormat/>
    <w:rsid w:val="00B03528"/>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B03528"/>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B03528"/>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B03528"/>
    <w:pPr>
      <w:pBdr>
        <w:top w:val="none" w:sz="0" w:space="0" w:color="auto"/>
        <w:bottom w:val="thickThinSmallGap" w:sz="24" w:space="1" w:color="auto"/>
      </w:pBdr>
    </w:pPr>
  </w:style>
  <w:style w:type="paragraph" w:customStyle="1" w:styleId="PartNumber">
    <w:name w:val="PartNumber"/>
    <w:basedOn w:val="Normal"/>
    <w:next w:val="Normal"/>
    <w:rsid w:val="00B03528"/>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B03528"/>
    <w:rPr>
      <w:b/>
    </w:rPr>
  </w:style>
  <w:style w:type="paragraph" w:customStyle="1" w:styleId="Prelims">
    <w:name w:val="Prelims"/>
    <w:basedOn w:val="Normal"/>
    <w:rsid w:val="00B03528"/>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B03528"/>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B03528"/>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B03528"/>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B03528"/>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B03528"/>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B03528"/>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B03528"/>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B03528"/>
    <w:pPr>
      <w:jc w:val="center"/>
    </w:pPr>
    <w:rPr>
      <w:sz w:val="16"/>
    </w:rPr>
  </w:style>
  <w:style w:type="character" w:customStyle="1" w:styleId="RefCount">
    <w:name w:val="RefCount"/>
    <w:basedOn w:val="DefaultParagraphFont"/>
    <w:uiPriority w:val="1"/>
    <w:qFormat/>
    <w:rsid w:val="00B03528"/>
    <w:rPr>
      <w:color w:val="0000FF"/>
    </w:rPr>
  </w:style>
  <w:style w:type="paragraph" w:customStyle="1" w:styleId="RefHead1">
    <w:name w:val="RefHead1"/>
    <w:basedOn w:val="ReferenceHead"/>
    <w:qFormat/>
    <w:rsid w:val="00B03528"/>
    <w:pPr>
      <w:ind w:left="284"/>
    </w:pPr>
  </w:style>
  <w:style w:type="paragraph" w:customStyle="1" w:styleId="RefHead2">
    <w:name w:val="RefHead2"/>
    <w:basedOn w:val="ReferenceHead"/>
    <w:qFormat/>
    <w:rsid w:val="00B03528"/>
    <w:pPr>
      <w:ind w:left="567"/>
    </w:pPr>
  </w:style>
  <w:style w:type="paragraph" w:customStyle="1" w:styleId="RefHead3">
    <w:name w:val="RefHead3"/>
    <w:basedOn w:val="ReferenceHead"/>
    <w:qFormat/>
    <w:rsid w:val="00B03528"/>
    <w:pPr>
      <w:spacing w:before="30"/>
      <w:ind w:left="851"/>
    </w:pPr>
  </w:style>
  <w:style w:type="paragraph" w:customStyle="1" w:styleId="RelatedArticle">
    <w:name w:val="RelatedArticle"/>
    <w:qFormat/>
    <w:rsid w:val="00B03528"/>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B03528"/>
    <w:rPr>
      <w:color w:val="5F497A" w:themeColor="accent4" w:themeShade="BF"/>
    </w:rPr>
  </w:style>
  <w:style w:type="character" w:customStyle="1" w:styleId="RevisedDate2">
    <w:name w:val="RevisedDate2"/>
    <w:basedOn w:val="DefaultParagraphFont"/>
    <w:uiPriority w:val="1"/>
    <w:qFormat/>
    <w:rsid w:val="00B03528"/>
    <w:rPr>
      <w:color w:val="E36C0A" w:themeColor="accent6" w:themeShade="BF"/>
    </w:rPr>
  </w:style>
  <w:style w:type="paragraph" w:styleId="Salutation">
    <w:name w:val="Salutation"/>
    <w:basedOn w:val="Normal"/>
    <w:next w:val="Normal"/>
    <w:link w:val="SalutationChar"/>
    <w:uiPriority w:val="99"/>
    <w:unhideWhenUsed/>
    <w:rsid w:val="00B03528"/>
  </w:style>
  <w:style w:type="character" w:customStyle="1" w:styleId="SalutationChar">
    <w:name w:val="Salutation Char"/>
    <w:basedOn w:val="DefaultParagraphFont"/>
    <w:link w:val="Salutation"/>
    <w:uiPriority w:val="99"/>
    <w:rsid w:val="00B03528"/>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B03528"/>
  </w:style>
  <w:style w:type="paragraph" w:customStyle="1" w:styleId="Spine">
    <w:name w:val="Spine"/>
    <w:basedOn w:val="Normal"/>
    <w:qFormat/>
    <w:rsid w:val="00B03528"/>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B03528"/>
    <w:rPr>
      <w:rFonts w:ascii="Times New Roman" w:hAnsi="Times New Roman"/>
      <w:color w:val="002060"/>
      <w:sz w:val="20"/>
    </w:rPr>
  </w:style>
  <w:style w:type="character" w:customStyle="1" w:styleId="Subject2">
    <w:name w:val="Subject2"/>
    <w:basedOn w:val="Subject1"/>
    <w:uiPriority w:val="1"/>
    <w:rsid w:val="00B03528"/>
    <w:rPr>
      <w:rFonts w:ascii="Times New Roman" w:hAnsi="Times New Roman"/>
      <w:color w:val="002060"/>
      <w:sz w:val="20"/>
    </w:rPr>
  </w:style>
  <w:style w:type="paragraph" w:customStyle="1" w:styleId="SuppKeyword">
    <w:name w:val="SuppKeyword"/>
    <w:basedOn w:val="SuppInfo"/>
    <w:qFormat/>
    <w:rsid w:val="00B03528"/>
  </w:style>
  <w:style w:type="character" w:customStyle="1" w:styleId="TblCount">
    <w:name w:val="TblCount"/>
    <w:basedOn w:val="DefaultParagraphFont"/>
    <w:uiPriority w:val="1"/>
    <w:qFormat/>
    <w:rsid w:val="00B03528"/>
    <w:rPr>
      <w:color w:val="0000FF"/>
    </w:rPr>
  </w:style>
  <w:style w:type="paragraph" w:customStyle="1" w:styleId="TOC1">
    <w:name w:val="TOC1"/>
    <w:basedOn w:val="Normal"/>
    <w:qFormat/>
    <w:rsid w:val="00B03528"/>
  </w:style>
  <w:style w:type="paragraph" w:customStyle="1" w:styleId="TOC2">
    <w:name w:val="TOC2"/>
    <w:basedOn w:val="Normal"/>
    <w:qFormat/>
    <w:rsid w:val="00B03528"/>
  </w:style>
  <w:style w:type="paragraph" w:customStyle="1" w:styleId="TOC3">
    <w:name w:val="TOC3"/>
    <w:basedOn w:val="Normal"/>
    <w:qFormat/>
    <w:rsid w:val="00B03528"/>
  </w:style>
  <w:style w:type="paragraph" w:customStyle="1" w:styleId="TOC4">
    <w:name w:val="TOC4"/>
    <w:basedOn w:val="Normal"/>
    <w:qFormat/>
    <w:rsid w:val="00B03528"/>
  </w:style>
  <w:style w:type="paragraph" w:customStyle="1" w:styleId="TOCHeading">
    <w:name w:val="TOCHeading"/>
    <w:basedOn w:val="Normal"/>
    <w:qFormat/>
    <w:rsid w:val="00B03528"/>
  </w:style>
  <w:style w:type="paragraph" w:customStyle="1" w:styleId="Translation">
    <w:name w:val="Translation"/>
    <w:basedOn w:val="Extract"/>
    <w:qFormat/>
    <w:rsid w:val="00B03528"/>
    <w:rPr>
      <w:color w:val="7030A0"/>
    </w:rPr>
  </w:style>
  <w:style w:type="paragraph" w:customStyle="1" w:styleId="Update">
    <w:name w:val="Update"/>
    <w:basedOn w:val="Normal"/>
    <w:qFormat/>
    <w:rsid w:val="00B03528"/>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B03528"/>
  </w:style>
  <w:style w:type="paragraph" w:customStyle="1" w:styleId="Video">
    <w:name w:val="Video"/>
    <w:basedOn w:val="Normal"/>
    <w:qFormat/>
    <w:rsid w:val="00B03528"/>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B03528"/>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B03528"/>
  </w:style>
  <w:style w:type="character" w:styleId="PageNumber">
    <w:name w:val="page number"/>
    <w:basedOn w:val="DefaultParagraphFont"/>
    <w:uiPriority w:val="99"/>
    <w:unhideWhenUsed/>
    <w:rsid w:val="00B03528"/>
    <w:rPr>
      <w:rFonts w:ascii="Linux Libertine" w:hAnsi="Linux Libertine"/>
      <w:sz w:val="14"/>
    </w:rPr>
  </w:style>
  <w:style w:type="character" w:styleId="LineNumber">
    <w:name w:val="line number"/>
    <w:basedOn w:val="DefaultParagraphFont"/>
    <w:uiPriority w:val="99"/>
    <w:unhideWhenUsed/>
    <w:rsid w:val="00B03528"/>
    <w:rPr>
      <w:sz w:val="16"/>
    </w:rPr>
  </w:style>
  <w:style w:type="paragraph" w:styleId="NoSpacing">
    <w:name w:val="No Spacing"/>
    <w:uiPriority w:val="1"/>
    <w:qFormat/>
    <w:rsid w:val="00B03528"/>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B03528"/>
    <w:rPr>
      <w:color w:val="E36C0A" w:themeColor="accent6" w:themeShade="BF"/>
    </w:rPr>
  </w:style>
  <w:style w:type="character" w:customStyle="1" w:styleId="OtherTitle">
    <w:name w:val="OtherTitle"/>
    <w:basedOn w:val="DefaultParagraphFont"/>
    <w:uiPriority w:val="1"/>
    <w:qFormat/>
    <w:rsid w:val="00B03528"/>
    <w:rPr>
      <w:bdr w:val="none" w:sz="0" w:space="0" w:color="auto"/>
      <w:shd w:val="clear" w:color="auto" w:fill="B6DDE8" w:themeFill="accent5" w:themeFillTint="66"/>
    </w:rPr>
  </w:style>
  <w:style w:type="paragraph" w:customStyle="1" w:styleId="SidebarText">
    <w:name w:val="SidebarText"/>
    <w:basedOn w:val="Normal"/>
    <w:qFormat/>
    <w:rsid w:val="00B03528"/>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B03528"/>
  </w:style>
  <w:style w:type="paragraph" w:customStyle="1" w:styleId="CCSHead">
    <w:name w:val="CCSHead"/>
    <w:basedOn w:val="KeyWordHead"/>
    <w:qFormat/>
    <w:rsid w:val="00B03528"/>
  </w:style>
  <w:style w:type="paragraph" w:customStyle="1" w:styleId="CCSDescription">
    <w:name w:val="CCSDescription"/>
    <w:basedOn w:val="KeyWords"/>
    <w:qFormat/>
    <w:rsid w:val="00B03528"/>
  </w:style>
  <w:style w:type="paragraph" w:customStyle="1" w:styleId="AlgorithmCaption">
    <w:name w:val="AlgorithmCaption"/>
    <w:basedOn w:val="Normal"/>
    <w:rsid w:val="00B03528"/>
    <w:pPr>
      <w:pBdr>
        <w:top w:val="single" w:sz="4" w:space="2" w:color="auto"/>
        <w:bottom w:val="single" w:sz="4" w:space="2" w:color="auto"/>
      </w:pBdr>
      <w:spacing w:before="200"/>
    </w:pPr>
    <w:rPr>
      <w:sz w:val="20"/>
    </w:rPr>
  </w:style>
  <w:style w:type="paragraph" w:customStyle="1" w:styleId="RefFormatHead">
    <w:name w:val="RefFormatHead"/>
    <w:basedOn w:val="Normal"/>
    <w:qFormat/>
    <w:rsid w:val="00B03528"/>
    <w:pPr>
      <w:spacing w:before="220" w:line="240" w:lineRule="auto"/>
    </w:pPr>
    <w:rPr>
      <w:b/>
    </w:rPr>
  </w:style>
  <w:style w:type="paragraph" w:customStyle="1" w:styleId="RefFormatPara">
    <w:name w:val="RefFormatPara"/>
    <w:basedOn w:val="Normal"/>
    <w:qFormat/>
    <w:rsid w:val="00B03528"/>
    <w:pPr>
      <w:spacing w:before="20" w:after="60" w:line="240" w:lineRule="auto"/>
      <w:contextualSpacing/>
    </w:pPr>
  </w:style>
  <w:style w:type="paragraph" w:customStyle="1" w:styleId="AppendixH4">
    <w:name w:val="AppendixH4"/>
    <w:basedOn w:val="Para"/>
    <w:qFormat/>
    <w:rsid w:val="003A7F99"/>
    <w:rPr>
      <w:lang w:eastAsia="it-IT"/>
    </w:rPr>
  </w:style>
  <w:style w:type="paragraph" w:customStyle="1" w:styleId="Style1">
    <w:name w:val="Style1"/>
    <w:basedOn w:val="Head4"/>
    <w:qFormat/>
    <w:rsid w:val="00B03528"/>
  </w:style>
  <w:style w:type="paragraph" w:customStyle="1" w:styleId="PermissionBlock">
    <w:name w:val="PermissionBlock"/>
    <w:basedOn w:val="FootnoteText"/>
    <w:qFormat/>
    <w:rsid w:val="00945651"/>
    <w:rPr>
      <w:lang w:eastAsia="it-IT"/>
    </w:rPr>
  </w:style>
  <w:style w:type="character" w:customStyle="1" w:styleId="apple-converted-space">
    <w:name w:val="apple-converted-space"/>
    <w:basedOn w:val="DefaultParagraphFont"/>
    <w:rsid w:val="00923F19"/>
  </w:style>
  <w:style w:type="paragraph" w:styleId="Revision">
    <w:name w:val="Revision"/>
    <w:hidden/>
    <w:uiPriority w:val="99"/>
    <w:semiHidden/>
    <w:rsid w:val="00BD2574"/>
    <w:rPr>
      <w:rFonts w:ascii="Linux Libertine" w:eastAsiaTheme="minorHAnsi" w:hAnsi="Linux Libertine" w:cstheme="minorBidi"/>
      <w:sz w:val="18"/>
      <w:szCs w:val="22"/>
      <w:lang w:val="en-US" w:eastAsia="en-US"/>
    </w:rPr>
  </w:style>
  <w:style w:type="paragraph" w:customStyle="1" w:styleId="textbox">
    <w:name w:val="textbox"/>
    <w:basedOn w:val="Normal"/>
    <w:rsid w:val="0065748B"/>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UnresolvedMention">
    <w:name w:val="Unresolved Mention"/>
    <w:basedOn w:val="DefaultParagraphFont"/>
    <w:rsid w:val="00077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2381">
      <w:bodyDiv w:val="1"/>
      <w:marLeft w:val="0"/>
      <w:marRight w:val="0"/>
      <w:marTop w:val="0"/>
      <w:marBottom w:val="0"/>
      <w:divBdr>
        <w:top w:val="none" w:sz="0" w:space="0" w:color="auto"/>
        <w:left w:val="none" w:sz="0" w:space="0" w:color="auto"/>
        <w:bottom w:val="none" w:sz="0" w:space="0" w:color="auto"/>
        <w:right w:val="none" w:sz="0" w:space="0" w:color="auto"/>
      </w:divBdr>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54932968">
      <w:bodyDiv w:val="1"/>
      <w:marLeft w:val="0"/>
      <w:marRight w:val="0"/>
      <w:marTop w:val="0"/>
      <w:marBottom w:val="0"/>
      <w:divBdr>
        <w:top w:val="none" w:sz="0" w:space="0" w:color="auto"/>
        <w:left w:val="none" w:sz="0" w:space="0" w:color="auto"/>
        <w:bottom w:val="none" w:sz="0" w:space="0" w:color="auto"/>
        <w:right w:val="none" w:sz="0" w:space="0" w:color="auto"/>
      </w:divBdr>
    </w:div>
    <w:div w:id="75176934">
      <w:bodyDiv w:val="1"/>
      <w:marLeft w:val="0"/>
      <w:marRight w:val="0"/>
      <w:marTop w:val="0"/>
      <w:marBottom w:val="0"/>
      <w:divBdr>
        <w:top w:val="none" w:sz="0" w:space="0" w:color="auto"/>
        <w:left w:val="none" w:sz="0" w:space="0" w:color="auto"/>
        <w:bottom w:val="none" w:sz="0" w:space="0" w:color="auto"/>
        <w:right w:val="none" w:sz="0" w:space="0" w:color="auto"/>
      </w:divBdr>
    </w:div>
    <w:div w:id="164976805">
      <w:bodyDiv w:val="1"/>
      <w:marLeft w:val="0"/>
      <w:marRight w:val="0"/>
      <w:marTop w:val="0"/>
      <w:marBottom w:val="0"/>
      <w:divBdr>
        <w:top w:val="none" w:sz="0" w:space="0" w:color="auto"/>
        <w:left w:val="none" w:sz="0" w:space="0" w:color="auto"/>
        <w:bottom w:val="none" w:sz="0" w:space="0" w:color="auto"/>
        <w:right w:val="none" w:sz="0" w:space="0" w:color="auto"/>
      </w:divBdr>
    </w:div>
    <w:div w:id="169638760">
      <w:bodyDiv w:val="1"/>
      <w:marLeft w:val="0"/>
      <w:marRight w:val="0"/>
      <w:marTop w:val="0"/>
      <w:marBottom w:val="0"/>
      <w:divBdr>
        <w:top w:val="none" w:sz="0" w:space="0" w:color="auto"/>
        <w:left w:val="none" w:sz="0" w:space="0" w:color="auto"/>
        <w:bottom w:val="none" w:sz="0" w:space="0" w:color="auto"/>
        <w:right w:val="none" w:sz="0" w:space="0" w:color="auto"/>
      </w:divBdr>
      <w:divsChild>
        <w:div w:id="2107194215">
          <w:marLeft w:val="0"/>
          <w:marRight w:val="0"/>
          <w:marTop w:val="0"/>
          <w:marBottom w:val="0"/>
          <w:divBdr>
            <w:top w:val="none" w:sz="0" w:space="0" w:color="auto"/>
            <w:left w:val="none" w:sz="0" w:space="0" w:color="auto"/>
            <w:bottom w:val="none" w:sz="0" w:space="0" w:color="auto"/>
            <w:right w:val="none" w:sz="0" w:space="0" w:color="auto"/>
          </w:divBdr>
          <w:divsChild>
            <w:div w:id="532112638">
              <w:marLeft w:val="0"/>
              <w:marRight w:val="0"/>
              <w:marTop w:val="0"/>
              <w:marBottom w:val="0"/>
              <w:divBdr>
                <w:top w:val="none" w:sz="0" w:space="0" w:color="auto"/>
                <w:left w:val="none" w:sz="0" w:space="0" w:color="auto"/>
                <w:bottom w:val="none" w:sz="0" w:space="0" w:color="auto"/>
                <w:right w:val="none" w:sz="0" w:space="0" w:color="auto"/>
              </w:divBdr>
              <w:divsChild>
                <w:div w:id="9711321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458184516">
      <w:bodyDiv w:val="1"/>
      <w:marLeft w:val="0"/>
      <w:marRight w:val="0"/>
      <w:marTop w:val="0"/>
      <w:marBottom w:val="0"/>
      <w:divBdr>
        <w:top w:val="none" w:sz="0" w:space="0" w:color="auto"/>
        <w:left w:val="none" w:sz="0" w:space="0" w:color="auto"/>
        <w:bottom w:val="none" w:sz="0" w:space="0" w:color="auto"/>
        <w:right w:val="none" w:sz="0" w:space="0" w:color="auto"/>
      </w:divBdr>
    </w:div>
    <w:div w:id="561714230">
      <w:bodyDiv w:val="1"/>
      <w:marLeft w:val="0"/>
      <w:marRight w:val="0"/>
      <w:marTop w:val="0"/>
      <w:marBottom w:val="0"/>
      <w:divBdr>
        <w:top w:val="none" w:sz="0" w:space="0" w:color="auto"/>
        <w:left w:val="none" w:sz="0" w:space="0" w:color="auto"/>
        <w:bottom w:val="none" w:sz="0" w:space="0" w:color="auto"/>
        <w:right w:val="none" w:sz="0" w:space="0" w:color="auto"/>
      </w:divBdr>
    </w:div>
    <w:div w:id="597639163">
      <w:bodyDiv w:val="1"/>
      <w:marLeft w:val="0"/>
      <w:marRight w:val="0"/>
      <w:marTop w:val="0"/>
      <w:marBottom w:val="0"/>
      <w:divBdr>
        <w:top w:val="none" w:sz="0" w:space="0" w:color="auto"/>
        <w:left w:val="none" w:sz="0" w:space="0" w:color="auto"/>
        <w:bottom w:val="none" w:sz="0" w:space="0" w:color="auto"/>
        <w:right w:val="none" w:sz="0" w:space="0" w:color="auto"/>
      </w:divBdr>
    </w:div>
    <w:div w:id="598758478">
      <w:bodyDiv w:val="1"/>
      <w:marLeft w:val="0"/>
      <w:marRight w:val="0"/>
      <w:marTop w:val="0"/>
      <w:marBottom w:val="0"/>
      <w:divBdr>
        <w:top w:val="none" w:sz="0" w:space="0" w:color="auto"/>
        <w:left w:val="none" w:sz="0" w:space="0" w:color="auto"/>
        <w:bottom w:val="none" w:sz="0" w:space="0" w:color="auto"/>
        <w:right w:val="none" w:sz="0" w:space="0" w:color="auto"/>
      </w:divBdr>
    </w:div>
    <w:div w:id="612595586">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1046104474">
      <w:bodyDiv w:val="1"/>
      <w:marLeft w:val="0"/>
      <w:marRight w:val="0"/>
      <w:marTop w:val="0"/>
      <w:marBottom w:val="0"/>
      <w:divBdr>
        <w:top w:val="none" w:sz="0" w:space="0" w:color="auto"/>
        <w:left w:val="none" w:sz="0" w:space="0" w:color="auto"/>
        <w:bottom w:val="none" w:sz="0" w:space="0" w:color="auto"/>
        <w:right w:val="none" w:sz="0" w:space="0" w:color="auto"/>
      </w:divBdr>
      <w:divsChild>
        <w:div w:id="1327710764">
          <w:marLeft w:val="0"/>
          <w:marRight w:val="0"/>
          <w:marTop w:val="0"/>
          <w:marBottom w:val="0"/>
          <w:divBdr>
            <w:top w:val="none" w:sz="0" w:space="0" w:color="auto"/>
            <w:left w:val="none" w:sz="0" w:space="0" w:color="auto"/>
            <w:bottom w:val="none" w:sz="0" w:space="0" w:color="auto"/>
            <w:right w:val="none" w:sz="0" w:space="0" w:color="auto"/>
          </w:divBdr>
        </w:div>
        <w:div w:id="1080250383">
          <w:marLeft w:val="0"/>
          <w:marRight w:val="0"/>
          <w:marTop w:val="0"/>
          <w:marBottom w:val="0"/>
          <w:divBdr>
            <w:top w:val="none" w:sz="0" w:space="0" w:color="auto"/>
            <w:left w:val="none" w:sz="0" w:space="0" w:color="auto"/>
            <w:bottom w:val="none" w:sz="0" w:space="0" w:color="auto"/>
            <w:right w:val="none" w:sz="0" w:space="0" w:color="auto"/>
          </w:divBdr>
        </w:div>
        <w:div w:id="1552113067">
          <w:marLeft w:val="0"/>
          <w:marRight w:val="0"/>
          <w:marTop w:val="0"/>
          <w:marBottom w:val="0"/>
          <w:divBdr>
            <w:top w:val="none" w:sz="0" w:space="0" w:color="auto"/>
            <w:left w:val="none" w:sz="0" w:space="0" w:color="auto"/>
            <w:bottom w:val="none" w:sz="0" w:space="0" w:color="auto"/>
            <w:right w:val="none" w:sz="0" w:space="0" w:color="auto"/>
          </w:divBdr>
        </w:div>
        <w:div w:id="2067096024">
          <w:marLeft w:val="0"/>
          <w:marRight w:val="0"/>
          <w:marTop w:val="0"/>
          <w:marBottom w:val="0"/>
          <w:divBdr>
            <w:top w:val="none" w:sz="0" w:space="0" w:color="auto"/>
            <w:left w:val="none" w:sz="0" w:space="0" w:color="auto"/>
            <w:bottom w:val="none" w:sz="0" w:space="0" w:color="auto"/>
            <w:right w:val="none" w:sz="0" w:space="0" w:color="auto"/>
          </w:divBdr>
        </w:div>
        <w:div w:id="1260989101">
          <w:marLeft w:val="0"/>
          <w:marRight w:val="0"/>
          <w:marTop w:val="0"/>
          <w:marBottom w:val="0"/>
          <w:divBdr>
            <w:top w:val="none" w:sz="0" w:space="0" w:color="auto"/>
            <w:left w:val="none" w:sz="0" w:space="0" w:color="auto"/>
            <w:bottom w:val="none" w:sz="0" w:space="0" w:color="auto"/>
            <w:right w:val="none" w:sz="0" w:space="0" w:color="auto"/>
          </w:divBdr>
        </w:div>
        <w:div w:id="909115847">
          <w:marLeft w:val="0"/>
          <w:marRight w:val="0"/>
          <w:marTop w:val="0"/>
          <w:marBottom w:val="0"/>
          <w:divBdr>
            <w:top w:val="none" w:sz="0" w:space="0" w:color="auto"/>
            <w:left w:val="none" w:sz="0" w:space="0" w:color="auto"/>
            <w:bottom w:val="none" w:sz="0" w:space="0" w:color="auto"/>
            <w:right w:val="none" w:sz="0" w:space="0" w:color="auto"/>
          </w:divBdr>
        </w:div>
      </w:divsChild>
    </w:div>
    <w:div w:id="1154107133">
      <w:bodyDiv w:val="1"/>
      <w:marLeft w:val="0"/>
      <w:marRight w:val="0"/>
      <w:marTop w:val="0"/>
      <w:marBottom w:val="0"/>
      <w:divBdr>
        <w:top w:val="none" w:sz="0" w:space="0" w:color="auto"/>
        <w:left w:val="none" w:sz="0" w:space="0" w:color="auto"/>
        <w:bottom w:val="none" w:sz="0" w:space="0" w:color="auto"/>
        <w:right w:val="none" w:sz="0" w:space="0" w:color="auto"/>
      </w:divBdr>
    </w:div>
    <w:div w:id="1167283979">
      <w:bodyDiv w:val="1"/>
      <w:marLeft w:val="0"/>
      <w:marRight w:val="0"/>
      <w:marTop w:val="0"/>
      <w:marBottom w:val="0"/>
      <w:divBdr>
        <w:top w:val="none" w:sz="0" w:space="0" w:color="auto"/>
        <w:left w:val="none" w:sz="0" w:space="0" w:color="auto"/>
        <w:bottom w:val="none" w:sz="0" w:space="0" w:color="auto"/>
        <w:right w:val="none" w:sz="0" w:space="0" w:color="auto"/>
      </w:divBdr>
    </w:div>
    <w:div w:id="1194995538">
      <w:bodyDiv w:val="1"/>
      <w:marLeft w:val="0"/>
      <w:marRight w:val="0"/>
      <w:marTop w:val="0"/>
      <w:marBottom w:val="0"/>
      <w:divBdr>
        <w:top w:val="none" w:sz="0" w:space="0" w:color="auto"/>
        <w:left w:val="none" w:sz="0" w:space="0" w:color="auto"/>
        <w:bottom w:val="none" w:sz="0" w:space="0" w:color="auto"/>
        <w:right w:val="none" w:sz="0" w:space="0" w:color="auto"/>
      </w:divBdr>
    </w:div>
    <w:div w:id="1234466100">
      <w:bodyDiv w:val="1"/>
      <w:marLeft w:val="0"/>
      <w:marRight w:val="0"/>
      <w:marTop w:val="0"/>
      <w:marBottom w:val="0"/>
      <w:divBdr>
        <w:top w:val="none" w:sz="0" w:space="0" w:color="auto"/>
        <w:left w:val="none" w:sz="0" w:space="0" w:color="auto"/>
        <w:bottom w:val="none" w:sz="0" w:space="0" w:color="auto"/>
        <w:right w:val="none" w:sz="0" w:space="0" w:color="auto"/>
      </w:divBdr>
    </w:div>
    <w:div w:id="1277371654">
      <w:bodyDiv w:val="1"/>
      <w:marLeft w:val="0"/>
      <w:marRight w:val="0"/>
      <w:marTop w:val="0"/>
      <w:marBottom w:val="0"/>
      <w:divBdr>
        <w:top w:val="none" w:sz="0" w:space="0" w:color="auto"/>
        <w:left w:val="none" w:sz="0" w:space="0" w:color="auto"/>
        <w:bottom w:val="none" w:sz="0" w:space="0" w:color="auto"/>
        <w:right w:val="none" w:sz="0" w:space="0" w:color="auto"/>
      </w:divBdr>
    </w:div>
    <w:div w:id="1394891631">
      <w:bodyDiv w:val="1"/>
      <w:marLeft w:val="0"/>
      <w:marRight w:val="0"/>
      <w:marTop w:val="0"/>
      <w:marBottom w:val="0"/>
      <w:divBdr>
        <w:top w:val="none" w:sz="0" w:space="0" w:color="auto"/>
        <w:left w:val="none" w:sz="0" w:space="0" w:color="auto"/>
        <w:bottom w:val="none" w:sz="0" w:space="0" w:color="auto"/>
        <w:right w:val="none" w:sz="0" w:space="0" w:color="auto"/>
      </w:divBdr>
    </w:div>
    <w:div w:id="1400442856">
      <w:bodyDiv w:val="1"/>
      <w:marLeft w:val="0"/>
      <w:marRight w:val="0"/>
      <w:marTop w:val="0"/>
      <w:marBottom w:val="0"/>
      <w:divBdr>
        <w:top w:val="none" w:sz="0" w:space="0" w:color="auto"/>
        <w:left w:val="none" w:sz="0" w:space="0" w:color="auto"/>
        <w:bottom w:val="none" w:sz="0" w:space="0" w:color="auto"/>
        <w:right w:val="none" w:sz="0" w:space="0" w:color="auto"/>
      </w:divBdr>
    </w:div>
    <w:div w:id="1401252552">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52031492">
      <w:bodyDiv w:val="1"/>
      <w:marLeft w:val="0"/>
      <w:marRight w:val="0"/>
      <w:marTop w:val="0"/>
      <w:marBottom w:val="0"/>
      <w:divBdr>
        <w:top w:val="none" w:sz="0" w:space="0" w:color="auto"/>
        <w:left w:val="none" w:sz="0" w:space="0" w:color="auto"/>
        <w:bottom w:val="none" w:sz="0" w:space="0" w:color="auto"/>
        <w:right w:val="none" w:sz="0" w:space="0" w:color="auto"/>
      </w:divBdr>
      <w:divsChild>
        <w:div w:id="987128441">
          <w:marLeft w:val="0"/>
          <w:marRight w:val="0"/>
          <w:marTop w:val="0"/>
          <w:marBottom w:val="0"/>
          <w:divBdr>
            <w:top w:val="none" w:sz="0" w:space="0" w:color="auto"/>
            <w:left w:val="none" w:sz="0" w:space="0" w:color="auto"/>
            <w:bottom w:val="none" w:sz="0" w:space="0" w:color="auto"/>
            <w:right w:val="none" w:sz="0" w:space="0" w:color="auto"/>
          </w:divBdr>
          <w:divsChild>
            <w:div w:id="469370221">
              <w:marLeft w:val="0"/>
              <w:marRight w:val="0"/>
              <w:marTop w:val="0"/>
              <w:marBottom w:val="0"/>
              <w:divBdr>
                <w:top w:val="none" w:sz="0" w:space="0" w:color="auto"/>
                <w:left w:val="none" w:sz="0" w:space="0" w:color="auto"/>
                <w:bottom w:val="none" w:sz="0" w:space="0" w:color="auto"/>
                <w:right w:val="none" w:sz="0" w:space="0" w:color="auto"/>
              </w:divBdr>
              <w:divsChild>
                <w:div w:id="178796118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592467763">
      <w:bodyDiv w:val="1"/>
      <w:marLeft w:val="0"/>
      <w:marRight w:val="0"/>
      <w:marTop w:val="0"/>
      <w:marBottom w:val="0"/>
      <w:divBdr>
        <w:top w:val="none" w:sz="0" w:space="0" w:color="auto"/>
        <w:left w:val="none" w:sz="0" w:space="0" w:color="auto"/>
        <w:bottom w:val="none" w:sz="0" w:space="0" w:color="auto"/>
        <w:right w:val="none" w:sz="0" w:space="0" w:color="auto"/>
      </w:divBdr>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32473">
      <w:bodyDiv w:val="1"/>
      <w:marLeft w:val="0"/>
      <w:marRight w:val="0"/>
      <w:marTop w:val="0"/>
      <w:marBottom w:val="0"/>
      <w:divBdr>
        <w:top w:val="none" w:sz="0" w:space="0" w:color="auto"/>
        <w:left w:val="none" w:sz="0" w:space="0" w:color="auto"/>
        <w:bottom w:val="none" w:sz="0" w:space="0" w:color="auto"/>
        <w:right w:val="none" w:sz="0" w:space="0" w:color="auto"/>
      </w:divBdr>
    </w:div>
    <w:div w:id="1752774057">
      <w:bodyDiv w:val="1"/>
      <w:marLeft w:val="0"/>
      <w:marRight w:val="0"/>
      <w:marTop w:val="0"/>
      <w:marBottom w:val="0"/>
      <w:divBdr>
        <w:top w:val="none" w:sz="0" w:space="0" w:color="auto"/>
        <w:left w:val="none" w:sz="0" w:space="0" w:color="auto"/>
        <w:bottom w:val="none" w:sz="0" w:space="0" w:color="auto"/>
        <w:right w:val="none" w:sz="0" w:space="0" w:color="auto"/>
      </w:divBdr>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84960204">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2048748733">
      <w:bodyDiv w:val="1"/>
      <w:marLeft w:val="0"/>
      <w:marRight w:val="0"/>
      <w:marTop w:val="0"/>
      <w:marBottom w:val="0"/>
      <w:divBdr>
        <w:top w:val="none" w:sz="0" w:space="0" w:color="auto"/>
        <w:left w:val="none" w:sz="0" w:space="0" w:color="auto"/>
        <w:bottom w:val="none" w:sz="0" w:space="0" w:color="auto"/>
        <w:right w:val="none" w:sz="0" w:space="0" w:color="auto"/>
      </w:divBdr>
      <w:divsChild>
        <w:div w:id="1571384594">
          <w:marLeft w:val="0"/>
          <w:marRight w:val="0"/>
          <w:marTop w:val="0"/>
          <w:marBottom w:val="0"/>
          <w:divBdr>
            <w:top w:val="none" w:sz="0" w:space="0" w:color="auto"/>
            <w:left w:val="none" w:sz="0" w:space="0" w:color="auto"/>
            <w:bottom w:val="none" w:sz="0" w:space="0" w:color="auto"/>
            <w:right w:val="none" w:sz="0" w:space="0" w:color="auto"/>
          </w:divBdr>
          <w:divsChild>
            <w:div w:id="15980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yperlink" Target="http://www.nvic.org/vaccine-laws/state-vaccine-requirements.aspx" TargetMode="Externa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3.emf"/><Relationship Id="rId25" Type="http://schemas.openxmlformats.org/officeDocument/2006/relationships/hyperlink" Target="https://geosocial.gmu.edu/" TargetMode="Externa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6.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hyperlink" Target="http://www.who.int/immunization/global_vaccine_action_plan/GVAP_doc_2011_2020/en/" TargetMode="External"/><Relationship Id="rId10" Type="http://schemas.openxmlformats.org/officeDocument/2006/relationships/footer" Target="footer2.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hyperlink" Target="http://www.ncsl.org/research/health/school-immunization-exemption-state-laws.aspx" TargetMode="External"/><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678E4258-CB0E-4740-899B-E1E23AD89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Pages>
  <Words>6101</Words>
  <Characters>34776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Spin-wave dynamics in a hexagonal 2-D magnonic crystal</vt:lpstr>
    </vt:vector>
  </TitlesOfParts>
  <Company/>
  <LinksUpToDate>false</LinksUpToDate>
  <CharactersWithSpaces>40796</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Spin-wave dynamics in a hexagonal 2-D magnonic crystal</dc:title>
  <dc:creator>Federico</dc:creator>
  <cp:lastModifiedBy>xyuan5</cp:lastModifiedBy>
  <cp:revision>24</cp:revision>
  <cp:lastPrinted>2018-04-09T21:50:00Z</cp:lastPrinted>
  <dcterms:created xsi:type="dcterms:W3CDTF">2018-05-28T19:19:00Z</dcterms:created>
  <dcterms:modified xsi:type="dcterms:W3CDTF">2018-05-28T21:35:00Z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